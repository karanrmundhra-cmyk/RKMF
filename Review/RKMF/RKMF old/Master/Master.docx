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D99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HEADER &amp; MENU – CONTENT SPECIFICATION</w:t>
      </w:r>
    </w:p>
    <w:p w14:paraId="5FE6882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8CA6F64">
          <v:rect id="_x0000_i1341" alt="" style="width:451.3pt;height:.05pt;mso-width-percent:0;mso-height-percent:0;mso-width-percent:0;mso-height-percent:0" o:hralign="center" o:hrstd="t" o:hr="t" fillcolor="#a0a0a0" stroked="f"/>
        </w:pict>
      </w:r>
    </w:p>
    <w:p w14:paraId="2A01D60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 Remove Login</w:t>
      </w:r>
    </w:p>
    <w:p w14:paraId="237D65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CB347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Remove Login from desktop and mobile navigation.</w:t>
      </w:r>
    </w:p>
    <w:p w14:paraId="24CF25B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Login must not appear anywhere in the header.</w:t>
      </w:r>
    </w:p>
    <w:p w14:paraId="39E74CA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9C70914">
          <v:rect id="_x0000_i1340" alt="" style="width:451.3pt;height:.05pt;mso-width-percent:0;mso-height-percent:0;mso-width-percent:0;mso-height-percent:0" o:hralign="center" o:hrstd="t" o:hr="t" fillcolor="#a0a0a0" stroked="f"/>
        </w:pict>
      </w:r>
    </w:p>
    <w:p w14:paraId="797474B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 Desktop Navigation (Short Names Only)</w:t>
      </w:r>
    </w:p>
    <w:p w14:paraId="03AE66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49944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Use the following navigation labels:</w:t>
      </w:r>
    </w:p>
    <w:p w14:paraId="16DEA5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6EC4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About</w:t>
      </w:r>
    </w:p>
    <w:p w14:paraId="127383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Donate</w:t>
      </w:r>
    </w:p>
    <w:p w14:paraId="7478C0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Fundraiser</w:t>
      </w:r>
    </w:p>
    <w:p w14:paraId="578C42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Shop</w:t>
      </w:r>
    </w:p>
    <w:p w14:paraId="3ACF673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CSR</w:t>
      </w:r>
    </w:p>
    <w:p w14:paraId="41B73E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Media</w:t>
      </w:r>
    </w:p>
    <w:p w14:paraId="2DED998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274F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Logo links to homepage.</w:t>
      </w:r>
    </w:p>
    <w:p w14:paraId="721411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No separate </w:t>
      </w:r>
      <w:r w:rsidRPr="00341D20">
        <w:rPr>
          <w:rFonts w:ascii="Helvetica" w:eastAsia="Times New Roman" w:hAnsi="Helvetica" w:cs="Times New Roman"/>
          <w:b/>
          <w:bCs/>
          <w:kern w:val="0"/>
          <w:sz w:val="18"/>
          <w:szCs w:val="18"/>
          <w:lang w:eastAsia="en-GB"/>
          <w14:ligatures w14:val="none"/>
        </w:rPr>
        <w:t>Home</w:t>
      </w:r>
      <w:r w:rsidRPr="00341D20">
        <w:rPr>
          <w:rFonts w:ascii="Helvetica" w:eastAsia="Times New Roman" w:hAnsi="Helvetica" w:cs="Times New Roman"/>
          <w:kern w:val="0"/>
          <w:sz w:val="18"/>
          <w:szCs w:val="18"/>
          <w:lang w:eastAsia="en-GB"/>
          <w14:ligatures w14:val="none"/>
        </w:rPr>
        <w:t xml:space="preserve"> link on desktop.</w:t>
      </w:r>
    </w:p>
    <w:p w14:paraId="06EBDFB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F17C8AC">
          <v:rect id="_x0000_i1339" alt="" style="width:451.3pt;height:.05pt;mso-width-percent:0;mso-height-percent:0;mso-width-percent:0;mso-height-percent:0" o:hralign="center" o:hrstd="t" o:hr="t" fillcolor="#a0a0a0" stroked="f"/>
        </w:pict>
      </w:r>
    </w:p>
    <w:p w14:paraId="21F2B77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3. Desktop Layout (Final Order)</w:t>
      </w:r>
    </w:p>
    <w:p w14:paraId="777522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B3B38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Header layout must follow this order:</w:t>
      </w:r>
    </w:p>
    <w:p w14:paraId="7FFB445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Logo + Date &amp; Time | About | Donate | Fundraiser | Shop | CSR | Media | Envelope Icon | Donate Now</w:t>
      </w:r>
    </w:p>
    <w:p w14:paraId="6579B8E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525DA7">
          <v:rect id="_x0000_i1338" alt="" style="width:451.3pt;height:.05pt;mso-width-percent:0;mso-height-percent:0;mso-width-percent:0;mso-height-percent:0" o:hralign="center" o:hrstd="t" o:hr="t" fillcolor="#a0a0a0" stroked="f"/>
        </w:pict>
      </w:r>
    </w:p>
    <w:p w14:paraId="09B8A84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4. Donate Now Button</w:t>
      </w:r>
    </w:p>
    <w:p w14:paraId="0C1C84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D144B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Must use brand primary colour</w:t>
      </w:r>
    </w:p>
    <w:p w14:paraId="4E9FDEB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Must include subtle hover state</w:t>
      </w:r>
    </w:p>
    <w:p w14:paraId="662FB4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Must remain visible at all times</w:t>
      </w:r>
    </w:p>
    <w:p w14:paraId="4F34F7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Must be the most visually prominent element in the header</w:t>
      </w:r>
    </w:p>
    <w:p w14:paraId="3E04B86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BA5F0A6">
          <v:rect id="_x0000_i1337" alt="" style="width:451.3pt;height:.05pt;mso-width-percent:0;mso-height-percent:0;mso-width-percent:0;mso-height-percent:0" o:hralign="center" o:hrstd="t" o:hr="t" fillcolor="#a0a0a0" stroked="f"/>
        </w:pict>
      </w:r>
    </w:p>
    <w:p w14:paraId="562272B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5. Envelope Icon</w:t>
      </w:r>
    </w:p>
    <w:p w14:paraId="0298FF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29C08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Must appear immediately before </w:t>
      </w:r>
      <w:r w:rsidRPr="00341D20">
        <w:rPr>
          <w:rFonts w:ascii="Helvetica" w:eastAsia="Times New Roman" w:hAnsi="Helvetica" w:cs="Times New Roman"/>
          <w:b/>
          <w:bCs/>
          <w:kern w:val="0"/>
          <w:sz w:val="18"/>
          <w:szCs w:val="18"/>
          <w:lang w:eastAsia="en-GB"/>
          <w14:ligatures w14:val="none"/>
        </w:rPr>
        <w:t>Donate Now</w:t>
      </w:r>
    </w:p>
    <w:p w14:paraId="76F8C9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Must open default mail application</w:t>
      </w:r>
    </w:p>
    <w:p w14:paraId="415CC0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Link:</w:t>
      </w:r>
    </w:p>
    <w:p w14:paraId="1E45FE6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mailto:info@rkm.support</w:t>
      </w:r>
    </w:p>
    <w:p w14:paraId="7E3C9C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Email text must not be visible</w:t>
      </w:r>
    </w:p>
    <w:p w14:paraId="7643AC0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B0E6C1B">
          <v:rect id="_x0000_i1336" alt="" style="width:451.3pt;height:.05pt;mso-width-percent:0;mso-height-percent:0;mso-width-percent:0;mso-height-percent:0" o:hralign="center" o:hrstd="t" o:hr="t" fillcolor="#a0a0a0" stroked="f"/>
        </w:pict>
      </w:r>
    </w:p>
    <w:p w14:paraId="1D2C565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6. Navigation Spacing</w:t>
      </w:r>
    </w:p>
    <w:p w14:paraId="48F976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53AD1B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Increase spacing between desktop navigation items</w:t>
      </w:r>
    </w:p>
    <w:p w14:paraId="5C8B35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Increase horizontal padding</w:t>
      </w:r>
    </w:p>
    <w:p w14:paraId="6394985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Slightly increase letter spacing</w:t>
      </w:r>
    </w:p>
    <w:p w14:paraId="56A5D0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Navigation must appear visually balanced and not cramped</w:t>
      </w:r>
    </w:p>
    <w:p w14:paraId="323B7DA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EAE0491">
          <v:rect id="_x0000_i1335" alt="" style="width:451.3pt;height:.05pt;mso-width-percent:0;mso-height-percent:0;mso-width-percent:0;mso-height-percent:0" o:hralign="center" o:hrstd="t" o:hr="t" fillcolor="#a0a0a0" stroked="f"/>
        </w:pict>
      </w:r>
    </w:p>
    <w:p w14:paraId="2F4F9B3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7. Hover &amp; Active State</w:t>
      </w:r>
    </w:p>
    <w:p w14:paraId="1C02BE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05B20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Hover state:</w:t>
      </w:r>
    </w:p>
    <w:p w14:paraId="32F183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4ECB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Navigation item changes to brand colour</w:t>
      </w:r>
    </w:p>
    <w:p w14:paraId="47E391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063EE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Active state:</w:t>
      </w:r>
    </w:p>
    <w:p w14:paraId="14C827E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DB0C16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Active page must be clearly indicated using underline or bold</w:t>
      </w:r>
    </w:p>
    <w:p w14:paraId="60F99DB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3EAE0030">
          <v:rect id="_x0000_i1334" alt="" style="width:451.3pt;height:.05pt;mso-width-percent:0;mso-height-percent:0;mso-width-percent:0;mso-height-percent:0" o:hralign="center" o:hrstd="t" o:hr="t" fillcolor="#a0a0a0" stroked="f"/>
        </w:pict>
      </w:r>
    </w:p>
    <w:p w14:paraId="6324521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8. Mobile Header (Top Bar)</w:t>
      </w:r>
    </w:p>
    <w:p w14:paraId="036E29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441AC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Mobile layout:</w:t>
      </w:r>
    </w:p>
    <w:p w14:paraId="56786FB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Logo | Donate Now | Hamburger Menu</w:t>
      </w:r>
    </w:p>
    <w:p w14:paraId="65622F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Rules:</w:t>
      </w:r>
    </w:p>
    <w:p w14:paraId="02BD477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6B2CF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Donate button must remain visible even when menu is closed</w:t>
      </w:r>
    </w:p>
    <w:p w14:paraId="54A8FB4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B1DA09A">
          <v:rect id="_x0000_i1333" alt="" style="width:451.3pt;height:.05pt;mso-width-percent:0;mso-height-percent:0;mso-width-percent:0;mso-height-percent:0" o:hralign="center" o:hrstd="t" o:hr="t" fillcolor="#a0a0a0" stroked="f"/>
        </w:pict>
      </w:r>
    </w:p>
    <w:p w14:paraId="71BD2484"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9. Mobile Menu (Full Names + Numbering)</w:t>
      </w:r>
    </w:p>
    <w:p w14:paraId="002EC5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D5F83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Mobile navigation must use numbered items.</w:t>
      </w:r>
    </w:p>
    <w:p w14:paraId="74366F3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01 Home</w:t>
      </w:r>
    </w:p>
    <w:p w14:paraId="675489B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02 About Us</w:t>
      </w:r>
    </w:p>
    <w:p w14:paraId="3134D088"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03 Donate</w:t>
      </w:r>
    </w:p>
    <w:p w14:paraId="5230C61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04 Start a Fundraiser</w:t>
      </w:r>
    </w:p>
    <w:p w14:paraId="342BAA7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05 Shop for a Cause</w:t>
      </w:r>
    </w:p>
    <w:p w14:paraId="0A3819E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06 CSR &amp; Corporate Partnerships</w:t>
      </w:r>
    </w:p>
    <w:p w14:paraId="2545CDD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07 Media</w:t>
      </w:r>
    </w:p>
    <w:p w14:paraId="01F689A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Rules:</w:t>
      </w:r>
    </w:p>
    <w:p w14:paraId="6A0C59C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DD46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Home must appear first</w:t>
      </w:r>
    </w:p>
    <w:p w14:paraId="21EFC5E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Active page must highlight</w:t>
      </w:r>
    </w:p>
    <w:p w14:paraId="0687474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7606E1F">
          <v:rect id="_x0000_i1332" alt="" style="width:451.3pt;height:.05pt;mso-width-percent:0;mso-height-percent:0;mso-width-percent:0;mso-height-percent:0" o:hralign="center" o:hrstd="t" o:hr="t" fillcolor="#a0a0a0" stroked="f"/>
        </w:pict>
      </w:r>
    </w:p>
    <w:p w14:paraId="0EC6DA1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10. Inside Mobile Menu Visual</w:t>
      </w:r>
    </w:p>
    <w:p w14:paraId="7DA8A58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9E20B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Remove children image</w:t>
      </w:r>
    </w:p>
    <w:p w14:paraId="7FED50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Replace with official RKM logo</w:t>
      </w:r>
    </w:p>
    <w:p w14:paraId="4E2FB82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Logo must be centered</w:t>
      </w:r>
    </w:p>
    <w:p w14:paraId="17B974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Use clean background layout</w:t>
      </w:r>
    </w:p>
    <w:p w14:paraId="40B2ABD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489ACB5">
          <v:rect id="_x0000_i1331" alt="" style="width:451.3pt;height:.05pt;mso-width-percent:0;mso-height-percent:0;mso-width-percent:0;mso-height-percent:0" o:hralign="center" o:hrstd="t" o:hr="t" fillcolor="#a0a0a0" stroked="f"/>
        </w:pict>
      </w:r>
    </w:p>
    <w:p w14:paraId="21783C7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11. Bottom Section Inside Mobile Menu</w:t>
      </w:r>
    </w:p>
    <w:p w14:paraId="1CB377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0B52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Display in a single horizontal group:</w:t>
      </w:r>
    </w:p>
    <w:p w14:paraId="496AB43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Contact | Language | Social Icons</w:t>
      </w:r>
    </w:p>
    <w:p w14:paraId="1D9005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w:t>
      </w:r>
    </w:p>
    <w:p w14:paraId="3933050A" w14:textId="77777777" w:rsidR="00341D20" w:rsidRPr="00341D20" w:rsidRDefault="00341D20" w:rsidP="00341D20">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Contact (email + phone)</w:t>
      </w:r>
    </w:p>
    <w:p w14:paraId="7555174A" w14:textId="77777777" w:rsidR="00341D20" w:rsidRPr="00341D20" w:rsidRDefault="00341D20" w:rsidP="00341D20">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Language toggle (English / Hindi)</w:t>
      </w:r>
    </w:p>
    <w:p w14:paraId="5C6B56BC" w14:textId="77777777" w:rsidR="00341D20" w:rsidRPr="00341D20" w:rsidRDefault="00341D20" w:rsidP="00341D20">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Social media icons</w:t>
      </w:r>
    </w:p>
    <w:p w14:paraId="1CEB56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70640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Rules:</w:t>
      </w:r>
    </w:p>
    <w:p w14:paraId="71BB4C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603A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Icons only</w:t>
      </w:r>
    </w:p>
    <w:p w14:paraId="3BC356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No text labels</w:t>
      </w:r>
    </w:p>
    <w:p w14:paraId="4FDB140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EEA0F19">
          <v:rect id="_x0000_i1330" alt="" style="width:451.3pt;height:.05pt;mso-width-percent:0;mso-height-percent:0;mso-width-percent:0;mso-height-percent:0" o:hralign="center" o:hrstd="t" o:hr="t" fillcolor="#a0a0a0" stroked="f"/>
        </w:pict>
      </w:r>
    </w:p>
    <w:p w14:paraId="229BC64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12. Sticky Header Behaviour</w:t>
      </w:r>
    </w:p>
    <w:p w14:paraId="4D12700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618FE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Header must remain fixed during scroll</w:t>
      </w:r>
    </w:p>
    <w:p w14:paraId="54DA10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Background must slightly change when scrolling for clarity</w:t>
      </w:r>
    </w:p>
    <w:p w14:paraId="4CBC61B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8E4F16E">
          <v:rect id="_x0000_i1329" alt="" style="width:451.3pt;height:.05pt;mso-width-percent:0;mso-height-percent:0;mso-width-percent:0;mso-height-percent:0" o:hralign="center" o:hrstd="t" o:hr="t" fillcolor="#a0a0a0" stroked="f"/>
        </w:pict>
      </w:r>
    </w:p>
    <w:p w14:paraId="71FDFEB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13. Date &amp; Time Display</w:t>
      </w:r>
    </w:p>
    <w:p w14:paraId="3821FD7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0574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Date and time must appear beside the logo in the header.</w:t>
      </w:r>
    </w:p>
    <w:p w14:paraId="6B49BA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72854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Example:</w:t>
      </w:r>
    </w:p>
    <w:p w14:paraId="726F831A"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03 March 2026 | 4:35 PM</w:t>
      </w:r>
    </w:p>
    <w:p w14:paraId="3B0570E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Rules:</w:t>
      </w:r>
    </w:p>
    <w:p w14:paraId="5AC8724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Date must include year</w:t>
      </w:r>
    </w:p>
    <w:p w14:paraId="56D508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There must be a space before the time</w:t>
      </w:r>
    </w:p>
    <w:p w14:paraId="45AF2B0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Format must remain consistent across the site</w:t>
      </w:r>
    </w:p>
    <w:p w14:paraId="6C11C74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819F0D4">
          <v:rect id="_x0000_i1328" alt="" style="width:451.3pt;height:.05pt;mso-width-percent:0;mso-height-percent:0;mso-width-percent:0;mso-height-percent:0" o:hralign="center" o:hrstd="t" o:hr="t" fillcolor="#a0a0a0" stroked="f"/>
        </w:pict>
      </w:r>
    </w:p>
    <w:p w14:paraId="0D22E7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Good question. These two are </w:t>
      </w:r>
      <w:r w:rsidRPr="00341D20">
        <w:rPr>
          <w:rFonts w:ascii="Helvetica" w:eastAsia="Times New Roman" w:hAnsi="Helvetica" w:cs="Times New Roman"/>
          <w:b/>
          <w:bCs/>
          <w:kern w:val="0"/>
          <w:sz w:val="18"/>
          <w:szCs w:val="18"/>
          <w:lang w:eastAsia="en-GB"/>
          <w14:ligatures w14:val="none"/>
        </w:rPr>
        <w:t>technical/UI elements</w:t>
      </w:r>
      <w:r w:rsidRPr="00341D20">
        <w:rPr>
          <w:rFonts w:ascii="Helvetica" w:eastAsia="Times New Roman" w:hAnsi="Helvetica" w:cs="Times New Roman"/>
          <w:kern w:val="0"/>
          <w:sz w:val="18"/>
          <w:szCs w:val="18"/>
          <w:lang w:eastAsia="en-GB"/>
          <w14:ligatures w14:val="none"/>
        </w:rPr>
        <w:t>, not content sections, so they go in specific places.</w:t>
      </w:r>
    </w:p>
    <w:p w14:paraId="0F19826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25E9C46">
          <v:rect id="_x0000_i1327" alt="" style="width:451.3pt;height:.05pt;mso-width-percent:0;mso-height-percent:0;mso-width-percent:0;mso-height-percent:0" o:hralign="center" o:hrstd="t" o:hr="t" fillcolor="#a0a0a0" stroked="f"/>
        </w:pict>
      </w:r>
    </w:p>
    <w:p w14:paraId="60ACB17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8. Form Consent Line</w:t>
      </w:r>
    </w:p>
    <w:p w14:paraId="5C21DC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A228C3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Where to Add</w:t>
      </w:r>
    </w:p>
    <w:p w14:paraId="3A6AA8F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8E218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Add this </w:t>
      </w:r>
      <w:r w:rsidRPr="00341D20">
        <w:rPr>
          <w:rFonts w:ascii="Helvetica" w:eastAsia="Times New Roman" w:hAnsi="Helvetica" w:cs="Times New Roman"/>
          <w:b/>
          <w:bCs/>
          <w:kern w:val="0"/>
          <w:sz w:val="18"/>
          <w:szCs w:val="18"/>
          <w:lang w:eastAsia="en-GB"/>
          <w14:ligatures w14:val="none"/>
        </w:rPr>
        <w:t>at the bottom of every form</w:t>
      </w:r>
      <w:r w:rsidRPr="00341D20">
        <w:rPr>
          <w:rFonts w:ascii="Helvetica" w:eastAsia="Times New Roman" w:hAnsi="Helvetica" w:cs="Times New Roman"/>
          <w:kern w:val="0"/>
          <w:sz w:val="18"/>
          <w:szCs w:val="18"/>
          <w:lang w:eastAsia="en-GB"/>
          <w14:ligatures w14:val="none"/>
        </w:rPr>
        <w:t xml:space="preserve">, just </w:t>
      </w:r>
      <w:r w:rsidRPr="00341D20">
        <w:rPr>
          <w:rFonts w:ascii="Helvetica" w:eastAsia="Times New Roman" w:hAnsi="Helvetica" w:cs="Times New Roman"/>
          <w:b/>
          <w:bCs/>
          <w:kern w:val="0"/>
          <w:sz w:val="18"/>
          <w:szCs w:val="18"/>
          <w:lang w:eastAsia="en-GB"/>
          <w14:ligatures w14:val="none"/>
        </w:rPr>
        <w:t>above the Submit button</w:t>
      </w:r>
      <w:r w:rsidRPr="00341D20">
        <w:rPr>
          <w:rFonts w:ascii="Helvetica" w:eastAsia="Times New Roman" w:hAnsi="Helvetica" w:cs="Times New Roman"/>
          <w:kern w:val="0"/>
          <w:sz w:val="18"/>
          <w:szCs w:val="18"/>
          <w:lang w:eastAsia="en-GB"/>
          <w14:ligatures w14:val="none"/>
        </w:rPr>
        <w:t>.</w:t>
      </w:r>
    </w:p>
    <w:p w14:paraId="04C932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59E98F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Forms include:</w:t>
      </w:r>
    </w:p>
    <w:p w14:paraId="20601560" w14:textId="77777777" w:rsidR="00341D20" w:rsidRPr="00341D20" w:rsidRDefault="00341D20" w:rsidP="00341D20">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Contact form</w:t>
      </w:r>
    </w:p>
    <w:p w14:paraId="2120DA32" w14:textId="77777777" w:rsidR="00341D20" w:rsidRPr="00341D20" w:rsidRDefault="00341D20" w:rsidP="00341D20">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Volunteer form</w:t>
      </w:r>
    </w:p>
    <w:p w14:paraId="045F6D3C" w14:textId="77777777" w:rsidR="00341D20" w:rsidRPr="00341D20" w:rsidRDefault="00341D20" w:rsidP="00341D20">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Fundraiser creation form</w:t>
      </w:r>
    </w:p>
    <w:p w14:paraId="5BEE4BB2" w14:textId="77777777" w:rsidR="00341D20" w:rsidRPr="00341D20" w:rsidRDefault="00341D20" w:rsidP="00341D20">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CSR enquiry form</w:t>
      </w:r>
    </w:p>
    <w:p w14:paraId="5FDACE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3667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Example placement:</w:t>
      </w:r>
    </w:p>
    <w:p w14:paraId="0A3752D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[Name Field]</w:t>
      </w:r>
    </w:p>
    <w:p w14:paraId="077117D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18AD170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[Email Field]</w:t>
      </w:r>
    </w:p>
    <w:p w14:paraId="43596C0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5891B4B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[Message Field]</w:t>
      </w:r>
    </w:p>
    <w:p w14:paraId="68CD989B"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326455E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By submitting this form, you consent to us contacting you as per our policies listed in the footer.</w:t>
      </w:r>
    </w:p>
    <w:p w14:paraId="4E3FCEAA"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00E82A8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[Submit Button]</w:t>
      </w:r>
    </w:p>
    <w:p w14:paraId="65B322B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Text to Copy</w:t>
      </w:r>
    </w:p>
    <w:p w14:paraId="244721B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E461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By submitting this form, you consent to us contacting you as per our </w:t>
      </w:r>
      <w:r w:rsidRPr="00341D20">
        <w:rPr>
          <w:rFonts w:ascii="Helvetica" w:eastAsia="Times New Roman" w:hAnsi="Helvetica" w:cs="Times New Roman"/>
          <w:b/>
          <w:bCs/>
          <w:kern w:val="0"/>
          <w:sz w:val="18"/>
          <w:szCs w:val="18"/>
          <w:lang w:eastAsia="en-GB"/>
          <w14:ligatures w14:val="none"/>
        </w:rPr>
        <w:t>policies listed in the footer.</w:t>
      </w:r>
    </w:p>
    <w:p w14:paraId="6F7CB8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B53F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This ensures </w:t>
      </w:r>
      <w:r w:rsidRPr="00341D20">
        <w:rPr>
          <w:rFonts w:ascii="Helvetica" w:eastAsia="Times New Roman" w:hAnsi="Helvetica" w:cs="Times New Roman"/>
          <w:b/>
          <w:bCs/>
          <w:kern w:val="0"/>
          <w:sz w:val="18"/>
          <w:szCs w:val="18"/>
          <w:lang w:eastAsia="en-GB"/>
          <w14:ligatures w14:val="none"/>
        </w:rPr>
        <w:t>legal consent for communication</w:t>
      </w:r>
      <w:r w:rsidRPr="00341D20">
        <w:rPr>
          <w:rFonts w:ascii="Helvetica" w:eastAsia="Times New Roman" w:hAnsi="Helvetica" w:cs="Times New Roman"/>
          <w:kern w:val="0"/>
          <w:sz w:val="18"/>
          <w:szCs w:val="18"/>
          <w:lang w:eastAsia="en-GB"/>
          <w14:ligatures w14:val="none"/>
        </w:rPr>
        <w:t>.</w:t>
      </w:r>
    </w:p>
    <w:p w14:paraId="2A5D592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8C4724E">
          <v:rect id="_x0000_i1326" alt="" style="width:451.3pt;height:.05pt;mso-width-percent:0;mso-height-percent:0;mso-width-percent:0;mso-height-percent:0" o:hralign="center" o:hrstd="t" o:hr="t" fillcolor="#a0a0a0" stroked="f"/>
        </w:pict>
      </w:r>
    </w:p>
    <w:p w14:paraId="5A31805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9. Cookie Banner</w:t>
      </w:r>
    </w:p>
    <w:p w14:paraId="381631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8139E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Where to Add</w:t>
      </w:r>
    </w:p>
    <w:p w14:paraId="6697F2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E360B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This is </w:t>
      </w:r>
      <w:r w:rsidRPr="00341D20">
        <w:rPr>
          <w:rFonts w:ascii="Helvetica" w:eastAsia="Times New Roman" w:hAnsi="Helvetica" w:cs="Times New Roman"/>
          <w:b/>
          <w:bCs/>
          <w:kern w:val="0"/>
          <w:sz w:val="18"/>
          <w:szCs w:val="18"/>
          <w:lang w:eastAsia="en-GB"/>
          <w14:ligatures w14:val="none"/>
        </w:rPr>
        <w:t>not inside a page</w:t>
      </w:r>
      <w:r w:rsidRPr="00341D20">
        <w:rPr>
          <w:rFonts w:ascii="Helvetica" w:eastAsia="Times New Roman" w:hAnsi="Helvetica" w:cs="Times New Roman"/>
          <w:kern w:val="0"/>
          <w:sz w:val="18"/>
          <w:szCs w:val="18"/>
          <w:lang w:eastAsia="en-GB"/>
          <w14:ligatures w14:val="none"/>
        </w:rPr>
        <w:t>.</w:t>
      </w:r>
    </w:p>
    <w:p w14:paraId="2A5A42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C881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It appears as a </w:t>
      </w:r>
      <w:r w:rsidRPr="00341D20">
        <w:rPr>
          <w:rFonts w:ascii="Helvetica" w:eastAsia="Times New Roman" w:hAnsi="Helvetica" w:cs="Times New Roman"/>
          <w:b/>
          <w:bCs/>
          <w:kern w:val="0"/>
          <w:sz w:val="18"/>
          <w:szCs w:val="18"/>
          <w:lang w:eastAsia="en-GB"/>
          <w14:ligatures w14:val="none"/>
        </w:rPr>
        <w:t>small banner on the website</w:t>
      </w:r>
      <w:r w:rsidRPr="00341D20">
        <w:rPr>
          <w:rFonts w:ascii="Helvetica" w:eastAsia="Times New Roman" w:hAnsi="Helvetica" w:cs="Times New Roman"/>
          <w:kern w:val="0"/>
          <w:sz w:val="18"/>
          <w:szCs w:val="18"/>
          <w:lang w:eastAsia="en-GB"/>
          <w14:ligatures w14:val="none"/>
        </w:rPr>
        <w:t xml:space="preserve"> when someone visits for the first time.</w:t>
      </w:r>
    </w:p>
    <w:p w14:paraId="1E2E67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54A33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Typical placement:</w:t>
      </w:r>
    </w:p>
    <w:p w14:paraId="3AB4EE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A301F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Bottom of screen (recommended)</w:t>
      </w:r>
    </w:p>
    <w:p w14:paraId="334810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EAA94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Example:</w:t>
      </w:r>
    </w:p>
    <w:p w14:paraId="2118F58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t>
      </w:r>
    </w:p>
    <w:p w14:paraId="558FC782"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We use cookies to improve your browsing experience.</w:t>
      </w:r>
    </w:p>
    <w:p w14:paraId="07E5980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0E06EBB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[Accept]     [Learn More]</w:t>
      </w:r>
    </w:p>
    <w:p w14:paraId="3A8C84E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t>
      </w:r>
    </w:p>
    <w:p w14:paraId="3BD41E3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Text to Copy</w:t>
      </w:r>
    </w:p>
    <w:p w14:paraId="5398CF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84DA9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use cookies to improve your browsing experience.</w:t>
      </w:r>
    </w:p>
    <w:p w14:paraId="467629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1E47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Buttons:</w:t>
      </w:r>
    </w:p>
    <w:p w14:paraId="2A97BAC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9E41E1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Accept</w:t>
      </w:r>
    </w:p>
    <w:p w14:paraId="5F63E1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Learn More </w:t>
      </w:r>
      <w:r w:rsidRPr="00341D20">
        <w:rPr>
          <w:rFonts w:ascii="Times New Roman" w:eastAsia="Times New Roman" w:hAnsi="Times New Roman" w:cs="Times New Roman"/>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links to </w:t>
      </w:r>
      <w:r w:rsidRPr="00341D20">
        <w:rPr>
          <w:rFonts w:ascii="Helvetica" w:eastAsia="Times New Roman" w:hAnsi="Helvetica" w:cs="Times New Roman"/>
          <w:b/>
          <w:bCs/>
          <w:kern w:val="0"/>
          <w:sz w:val="18"/>
          <w:szCs w:val="18"/>
          <w:lang w:eastAsia="en-GB"/>
          <w14:ligatures w14:val="none"/>
        </w:rPr>
        <w:t>Cookie Policy page in footer</w:t>
      </w:r>
    </w:p>
    <w:p w14:paraId="15C16B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853B6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Once a user clicks </w:t>
      </w:r>
      <w:r w:rsidRPr="00341D20">
        <w:rPr>
          <w:rFonts w:ascii="Helvetica" w:eastAsia="Times New Roman" w:hAnsi="Helvetica" w:cs="Times New Roman"/>
          <w:b/>
          <w:bCs/>
          <w:kern w:val="0"/>
          <w:sz w:val="18"/>
          <w:szCs w:val="18"/>
          <w:lang w:eastAsia="en-GB"/>
          <w14:ligatures w14:val="none"/>
        </w:rPr>
        <w:t>Accept</w:t>
      </w:r>
      <w:r w:rsidRPr="00341D20">
        <w:rPr>
          <w:rFonts w:ascii="Helvetica" w:eastAsia="Times New Roman" w:hAnsi="Helvetica" w:cs="Times New Roman"/>
          <w:kern w:val="0"/>
          <w:sz w:val="18"/>
          <w:szCs w:val="18"/>
          <w:lang w:eastAsia="en-GB"/>
          <w14:ligatures w14:val="none"/>
        </w:rPr>
        <w:t>, the banner disappears.</w:t>
      </w:r>
    </w:p>
    <w:p w14:paraId="7E99D00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B813A66">
          <v:rect id="_x0000_i1325" alt="" style="width:451.3pt;height:.05pt;mso-width-percent:0;mso-height-percent:0;mso-width-percent:0;mso-height-percent:0" o:hralign="center" o:hrstd="t" o:hr="t" fillcolor="#a0a0a0" stroked="f"/>
        </w:pict>
      </w:r>
    </w:p>
    <w:p w14:paraId="6DCECE1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386"/>
      </w:tblGrid>
      <w:tr w:rsidR="00341D20" w:rsidRPr="00341D20" w14:paraId="088DD8D4" w14:textId="77777777" w:rsidTr="005214AD">
        <w:trPr>
          <w:tblHeader/>
          <w:tblCellSpacing w:w="15" w:type="dxa"/>
        </w:trPr>
        <w:tc>
          <w:tcPr>
            <w:tcW w:w="0" w:type="auto"/>
            <w:vAlign w:val="center"/>
            <w:hideMark/>
          </w:tcPr>
          <w:p w14:paraId="31C667D6"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Item</w:t>
            </w:r>
          </w:p>
        </w:tc>
        <w:tc>
          <w:tcPr>
            <w:tcW w:w="0" w:type="auto"/>
            <w:vAlign w:val="center"/>
            <w:hideMark/>
          </w:tcPr>
          <w:p w14:paraId="238A37DD"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Location</w:t>
            </w:r>
          </w:p>
        </w:tc>
      </w:tr>
      <w:tr w:rsidR="00341D20" w:rsidRPr="00341D20" w14:paraId="44A2040E" w14:textId="77777777" w:rsidTr="005214AD">
        <w:trPr>
          <w:tblCellSpacing w:w="15" w:type="dxa"/>
        </w:trPr>
        <w:tc>
          <w:tcPr>
            <w:tcW w:w="0" w:type="auto"/>
            <w:vAlign w:val="center"/>
            <w:hideMark/>
          </w:tcPr>
          <w:p w14:paraId="44C3F1B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Form consent line</w:t>
            </w:r>
          </w:p>
        </w:tc>
        <w:tc>
          <w:tcPr>
            <w:tcW w:w="0" w:type="auto"/>
            <w:vAlign w:val="center"/>
            <w:hideMark/>
          </w:tcPr>
          <w:p w14:paraId="2C1BE1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Bottom of all forms</w:t>
            </w:r>
          </w:p>
        </w:tc>
      </w:tr>
      <w:tr w:rsidR="00341D20" w:rsidRPr="00341D20" w14:paraId="65665027" w14:textId="77777777" w:rsidTr="005214AD">
        <w:trPr>
          <w:tblCellSpacing w:w="15" w:type="dxa"/>
        </w:trPr>
        <w:tc>
          <w:tcPr>
            <w:tcW w:w="0" w:type="auto"/>
            <w:vAlign w:val="center"/>
            <w:hideMark/>
          </w:tcPr>
          <w:p w14:paraId="168261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Cookie banner</w:t>
            </w:r>
          </w:p>
        </w:tc>
        <w:tc>
          <w:tcPr>
            <w:tcW w:w="0" w:type="auto"/>
            <w:vAlign w:val="center"/>
            <w:hideMark/>
          </w:tcPr>
          <w:p w14:paraId="22DBCD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Bottom of screen on first visit</w:t>
            </w:r>
          </w:p>
        </w:tc>
      </w:tr>
    </w:tbl>
    <w:p w14:paraId="211DE70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DDD04C5">
          <v:rect id="_x0000_i1324" alt="" style="width:451.3pt;height:.05pt;mso-width-percent:0;mso-height-percent:0;mso-width-percent:0;mso-height-percent:0" o:hralign="center" o:hrstd="t" o:hr="t" fillcolor="#a0a0a0" stroked="f"/>
        </w:pict>
      </w:r>
    </w:p>
    <w:p w14:paraId="1334988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you want, I can also quickly show you </w:t>
      </w:r>
      <w:r w:rsidRPr="00341D20">
        <w:rPr>
          <w:rFonts w:ascii="Helvetica" w:eastAsia="Times New Roman" w:hAnsi="Helvetica" w:cs="Times New Roman"/>
          <w:b/>
          <w:bCs/>
          <w:kern w:val="0"/>
          <w:sz w:val="18"/>
          <w:szCs w:val="18"/>
          <w:lang w:eastAsia="en-GB"/>
          <w14:ligatures w14:val="none"/>
        </w:rPr>
        <w:t>the 5 small UI elements missing from the site that improve donor trust (takes 30 seconds to review).</w:t>
      </w:r>
    </w:p>
    <w:p w14:paraId="63CBB06E" w14:textId="77777777" w:rsidR="00341D20" w:rsidRPr="00341D20" w:rsidRDefault="00341D20" w:rsidP="00341D20">
      <w:pPr>
        <w:spacing w:line="240" w:lineRule="auto"/>
        <w:rPr>
          <w:rFonts w:ascii="Helvetica" w:hAnsi="Helvetica"/>
          <w:sz w:val="18"/>
          <w:szCs w:val="18"/>
        </w:rPr>
      </w:pPr>
    </w:p>
    <w:p w14:paraId="1AB66A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Below is the </w:t>
      </w:r>
      <w:r w:rsidRPr="00341D20">
        <w:rPr>
          <w:rFonts w:ascii="Helvetica" w:eastAsia="Times New Roman" w:hAnsi="Helvetica" w:cs="Times New Roman"/>
          <w:b/>
          <w:bCs/>
          <w:kern w:val="0"/>
          <w:sz w:val="18"/>
          <w:szCs w:val="18"/>
          <w:lang w:eastAsia="en-GB"/>
          <w14:ligatures w14:val="none"/>
        </w:rPr>
        <w:t>FINAL HOME PAGE CONTENT</w:t>
      </w:r>
      <w:r w:rsidRPr="00341D20">
        <w:rPr>
          <w:rFonts w:ascii="Helvetica" w:eastAsia="Times New Roman" w:hAnsi="Helvetica" w:cs="Times New Roman"/>
          <w:kern w:val="0"/>
          <w:sz w:val="18"/>
          <w:szCs w:val="18"/>
          <w:lang w:eastAsia="en-GB"/>
          <w14:ligatures w14:val="none"/>
        </w:rPr>
        <w:t xml:space="preserve"> structured exactly the way it should appear on the website.</w:t>
      </w:r>
    </w:p>
    <w:p w14:paraId="6324A0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 can </w:t>
      </w:r>
      <w:r w:rsidRPr="00341D20">
        <w:rPr>
          <w:rFonts w:ascii="Helvetica" w:eastAsia="Times New Roman" w:hAnsi="Helvetica" w:cs="Times New Roman"/>
          <w:b/>
          <w:bCs/>
          <w:kern w:val="0"/>
          <w:sz w:val="18"/>
          <w:szCs w:val="18"/>
          <w:lang w:eastAsia="en-GB"/>
          <w14:ligatures w14:val="none"/>
        </w:rPr>
        <w:t>copy-paste this directly</w:t>
      </w:r>
      <w:r w:rsidRPr="00341D20">
        <w:rPr>
          <w:rFonts w:ascii="Helvetica" w:eastAsia="Times New Roman" w:hAnsi="Helvetica" w:cs="Times New Roman"/>
          <w:kern w:val="0"/>
          <w:sz w:val="18"/>
          <w:szCs w:val="18"/>
          <w:lang w:eastAsia="en-GB"/>
          <w14:ligatures w14:val="none"/>
        </w:rPr>
        <w:t xml:space="preserve"> into your build document.</w:t>
      </w:r>
    </w:p>
    <w:p w14:paraId="0F2ACF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No extra explanations, only </w:t>
      </w:r>
      <w:r w:rsidRPr="00341D20">
        <w:rPr>
          <w:rFonts w:ascii="Helvetica" w:eastAsia="Times New Roman" w:hAnsi="Helvetica" w:cs="Times New Roman"/>
          <w:b/>
          <w:bCs/>
          <w:kern w:val="0"/>
          <w:sz w:val="18"/>
          <w:szCs w:val="18"/>
          <w:lang w:eastAsia="en-GB"/>
          <w14:ligatures w14:val="none"/>
        </w:rPr>
        <w:t>actual website content + designer notes where required</w:t>
      </w:r>
      <w:r w:rsidRPr="00341D20">
        <w:rPr>
          <w:rFonts w:ascii="Helvetica" w:eastAsia="Times New Roman" w:hAnsi="Helvetica" w:cs="Times New Roman"/>
          <w:kern w:val="0"/>
          <w:sz w:val="18"/>
          <w:szCs w:val="18"/>
          <w:lang w:eastAsia="en-GB"/>
          <w14:ligatures w14:val="none"/>
        </w:rPr>
        <w:t>.</w:t>
      </w:r>
    </w:p>
    <w:p w14:paraId="787129B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83D3B7A">
          <v:rect id="_x0000_i1323" alt="" style="width:451.3pt;height:.05pt;mso-width-percent:0;mso-height-percent:0;mso-width-percent:0;mso-height-percent:0" o:hralign="center" o:hrstd="t" o:hr="t" fillcolor="#a0a0a0" stroked="f"/>
        </w:pict>
      </w:r>
    </w:p>
    <w:p w14:paraId="285AC620"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HOME PAGE</w:t>
      </w:r>
    </w:p>
    <w:p w14:paraId="3D6F6F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70F8C3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Uniting Hearts and Hopes</w:t>
      </w:r>
    </w:p>
    <w:p w14:paraId="2A83D10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DF6134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act of kindness begins with care.</w:t>
      </w:r>
    </w:p>
    <w:p w14:paraId="044DF3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D914F2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At </w:t>
      </w: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we carry that care forward—bridging your generosity to the lives of those who need it most. Through compassion, transparency, and meaningful partnerships, we work to create lasting impact across communities, animals, and the environment.</w:t>
      </w:r>
    </w:p>
    <w:p w14:paraId="0A96A4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03641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 Now]</w:t>
      </w:r>
    </w:p>
    <w:p w14:paraId="4C7F829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2B1EAB3">
          <v:rect id="_x0000_i1322" alt="" style="width:451.3pt;height:.05pt;mso-width-percent:0;mso-height-percent:0;mso-width-percent:0;mso-height-percent:0" o:hralign="center" o:hrstd="t" o:hr="t" fillcolor="#a0a0a0" stroked="f"/>
        </w:pict>
      </w:r>
    </w:p>
    <w:p w14:paraId="52C2C0C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Our Seven Pillars of Hope</w:t>
      </w:r>
    </w:p>
    <w:p w14:paraId="146AD3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44D3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Life’s challenges are never one-dimensional—and neither is compassion.</w:t>
      </w:r>
    </w:p>
    <w:p w14:paraId="286FC89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work is guided by seven pillars that allow us to respond to diverse needs over time.</w:t>
      </w:r>
    </w:p>
    <w:p w14:paraId="636E904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3A2150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Self | My People | My Animals | My Environment | My Religion (Humanity) | My Country | My World</w:t>
      </w:r>
    </w:p>
    <w:p w14:paraId="1C0DF6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EADCC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Together, these pillars ensure that compassion is never limited to a single cause.</w:t>
      </w:r>
    </w:p>
    <w:p w14:paraId="4C9961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32B1C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[Learn More About Our Work]</w:t>
      </w:r>
    </w:p>
    <w:p w14:paraId="17F55DD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95F0A7A">
          <v:rect id="_x0000_i1321" alt="" style="width:451.3pt;height:.05pt;mso-width-percent:0;mso-height-percent:0;mso-width-percent:0;mso-height-percent:0" o:hralign="center" o:hrstd="t" o:hr="t" fillcolor="#a0a0a0" stroked="f"/>
        </w:pict>
      </w:r>
    </w:p>
    <w:p w14:paraId="3B1D1044"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This Month’s Focus</w:t>
      </w:r>
    </w:p>
    <w:p w14:paraId="6505C5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9733C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month we focus on one cause under one pillar, working closely with trusted grassroots partners to create meaningful and measurable impact.</w:t>
      </w:r>
    </w:p>
    <w:p w14:paraId="44EA1DD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87BF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Current Focus</w:t>
      </w:r>
    </w:p>
    <w:p w14:paraId="46BC691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[Auto-synced from Home page campaign]</w:t>
      </w:r>
    </w:p>
    <w:p w14:paraId="4519A8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451A4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Short description of the current initiative.</w:t>
      </w:r>
    </w:p>
    <w:p w14:paraId="4B1783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1C5A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[Support This Cause]</w:t>
      </w:r>
    </w:p>
    <w:p w14:paraId="3AD6547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0AB87A4">
          <v:rect id="_x0000_i1320" alt="" style="width:451.3pt;height:.05pt;mso-width-percent:0;mso-height-percent:0;mso-width-percent:0;mso-height-percent:0" o:hralign="center" o:hrstd="t" o:hr="t" fillcolor="#a0a0a0" stroked="f"/>
        </w:pict>
      </w:r>
    </w:p>
    <w:p w14:paraId="4B73D31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Ways You Can Help</w:t>
      </w:r>
    </w:p>
    <w:p w14:paraId="3576F6F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FED76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There are many ways to support the mission of RKM Foundation.</w:t>
      </w:r>
    </w:p>
    <w:p w14:paraId="43E67C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C323A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w:t>
      </w:r>
    </w:p>
    <w:p w14:paraId="2DFDB4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 urgent rescues, medical care, and community initiatives.</w:t>
      </w:r>
    </w:p>
    <w:p w14:paraId="790EEE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CF0BF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Start a Fundraiser</w:t>
      </w:r>
    </w:p>
    <w:p w14:paraId="4AF472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Create a campaign and inspire your friends and family to support a cause you care about.</w:t>
      </w:r>
    </w:p>
    <w:p w14:paraId="1EE90B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7BF8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Shop the Hope Can</w:t>
      </w:r>
    </w:p>
    <w:p w14:paraId="47F2E8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purchase helps feed and care for rescued animals.</w:t>
      </w:r>
    </w:p>
    <w:p w14:paraId="4CD396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C4350D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CSR Partnerships</w:t>
      </w:r>
    </w:p>
    <w:p w14:paraId="6D8091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Partner with us to create meaningful and measurable impact.</w:t>
      </w:r>
    </w:p>
    <w:p w14:paraId="786B4B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731BBF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Designer Note: Display as </w:t>
      </w:r>
      <w:r w:rsidRPr="00341D20">
        <w:rPr>
          <w:rFonts w:ascii="Helvetica" w:eastAsia="Times New Roman" w:hAnsi="Helvetica" w:cs="Times New Roman"/>
          <w:b/>
          <w:bCs/>
          <w:kern w:val="0"/>
          <w:sz w:val="18"/>
          <w:szCs w:val="18"/>
          <w:lang w:eastAsia="en-GB"/>
          <w14:ligatures w14:val="none"/>
        </w:rPr>
        <w:t>4 cards or blocks</w:t>
      </w:r>
      <w:r w:rsidRPr="00341D20">
        <w:rPr>
          <w:rFonts w:ascii="Helvetica" w:eastAsia="Times New Roman" w:hAnsi="Helvetica" w:cs="Times New Roman"/>
          <w:kern w:val="0"/>
          <w:sz w:val="18"/>
          <w:szCs w:val="18"/>
          <w:lang w:eastAsia="en-GB"/>
          <w14:ligatures w14:val="none"/>
        </w:rPr>
        <w:t>.</w:t>
      </w:r>
    </w:p>
    <w:p w14:paraId="5A05197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AFFB3A9">
          <v:rect id="_x0000_i1319" alt="" style="width:451.3pt;height:.05pt;mso-width-percent:0;mso-height-percent:0;mso-width-percent:0;mso-height-percent:0" o:hralign="center" o:hrstd="t" o:hr="t" fillcolor="#a0a0a0" stroked="f"/>
        </w:pict>
      </w:r>
    </w:p>
    <w:p w14:paraId="10AE0A0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lastRenderedPageBreak/>
        <w:t>Be Part of the Mission</w:t>
      </w:r>
    </w:p>
    <w:p w14:paraId="7FC359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446BA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Beyond donations, there are many ways to contribute your time, skills, and support.</w:t>
      </w:r>
    </w:p>
    <w:p w14:paraId="286D38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1CB62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Give Time — Volunteer with us</w:t>
      </w:r>
    </w:p>
    <w:p w14:paraId="4585C0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Give Skills — Share your expertise</w:t>
      </w:r>
    </w:p>
    <w:p w14:paraId="37490E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Give Resources — Donate essentials</w:t>
      </w:r>
    </w:p>
    <w:p w14:paraId="08BDA4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Spread the Word — Be a voice for the cause</w:t>
      </w:r>
    </w:p>
    <w:p w14:paraId="6E5433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F59CA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Designer Note: Display as </w:t>
      </w:r>
      <w:r w:rsidRPr="00341D20">
        <w:rPr>
          <w:rFonts w:ascii="Helvetica" w:eastAsia="Times New Roman" w:hAnsi="Helvetica" w:cs="Times New Roman"/>
          <w:b/>
          <w:bCs/>
          <w:kern w:val="0"/>
          <w:sz w:val="18"/>
          <w:szCs w:val="18"/>
          <w:lang w:eastAsia="en-GB"/>
          <w14:ligatures w14:val="none"/>
        </w:rPr>
        <w:t>icon-based smaller blocks</w:t>
      </w:r>
      <w:r w:rsidRPr="00341D20">
        <w:rPr>
          <w:rFonts w:ascii="Helvetica" w:eastAsia="Times New Roman" w:hAnsi="Helvetica" w:cs="Times New Roman"/>
          <w:kern w:val="0"/>
          <w:sz w:val="18"/>
          <w:szCs w:val="18"/>
          <w:lang w:eastAsia="en-GB"/>
          <w14:ligatures w14:val="none"/>
        </w:rPr>
        <w:t>.</w:t>
      </w:r>
    </w:p>
    <w:p w14:paraId="22B270F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856F459">
          <v:rect id="_x0000_i1318" alt="" style="width:451.3pt;height:.05pt;mso-width-percent:0;mso-height-percent:0;mso-width-percent:0;mso-height-percent:0" o:hralign="center" o:hrstd="t" o:hr="t" fillcolor="#a0a0a0" stroked="f"/>
        </w:pict>
      </w:r>
    </w:p>
    <w:p w14:paraId="32A5A0A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How Your Support Creates Impact</w:t>
      </w:r>
    </w:p>
    <w:p w14:paraId="171030F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32F3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 place your trust in us, we follow a clear and transparent approach to ensure every contribution creates real change.</w:t>
      </w:r>
    </w:p>
    <w:p w14:paraId="34A627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551FC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Focused Cause</w:t>
      </w:r>
    </w:p>
    <w:p w14:paraId="154FAA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Each month we focus on one clearly defined cause to maximise clarity and impact.</w:t>
      </w:r>
    </w:p>
    <w:p w14:paraId="2C54F28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E889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Trusted Partners</w:t>
      </w:r>
    </w:p>
    <w:p w14:paraId="60E041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work with credible grassroots organisations and on-ground teams.</w:t>
      </w:r>
    </w:p>
    <w:p w14:paraId="162D4A3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28447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On-Ground Implementation</w:t>
      </w:r>
    </w:p>
    <w:p w14:paraId="07AED3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 is delivered where help is needed most.</w:t>
      </w:r>
    </w:p>
    <w:p w14:paraId="58E70B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A999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Transparent Updates</w:t>
      </w:r>
    </w:p>
    <w:p w14:paraId="2F72F8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Donors receive clear updates on progress and outcomes.</w:t>
      </w:r>
    </w:p>
    <w:p w14:paraId="68C0A6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1BB5D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Designer Note: Display visually as </w:t>
      </w:r>
      <w:r w:rsidRPr="00341D20">
        <w:rPr>
          <w:rFonts w:ascii="Helvetica" w:eastAsia="Times New Roman" w:hAnsi="Helvetica" w:cs="Times New Roman"/>
          <w:b/>
          <w:bCs/>
          <w:kern w:val="0"/>
          <w:sz w:val="18"/>
          <w:szCs w:val="18"/>
          <w:lang w:eastAsia="en-GB"/>
          <w14:ligatures w14:val="none"/>
        </w:rPr>
        <w:t>4 steps</w:t>
      </w:r>
      <w:r w:rsidRPr="00341D20">
        <w:rPr>
          <w:rFonts w:ascii="Helvetica" w:eastAsia="Times New Roman" w:hAnsi="Helvetica" w:cs="Times New Roman"/>
          <w:kern w:val="0"/>
          <w:sz w:val="18"/>
          <w:szCs w:val="18"/>
          <w:lang w:eastAsia="en-GB"/>
          <w14:ligatures w14:val="none"/>
        </w:rPr>
        <w:t>.</w:t>
      </w:r>
    </w:p>
    <w:p w14:paraId="4C05CDE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lastRenderedPageBreak/>
        <w:pict w14:anchorId="431A64D3">
          <v:rect id="_x0000_i1317" alt="" style="width:451.3pt;height:.05pt;mso-width-percent:0;mso-height-percent:0;mso-width-percent:0;mso-height-percent:0" o:hralign="center" o:hrstd="t" o:hr="t" fillcolor="#a0a0a0" stroked="f"/>
        </w:pict>
      </w:r>
    </w:p>
    <w:p w14:paraId="15B7F94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The Hope Can</w:t>
      </w:r>
    </w:p>
    <w:p w14:paraId="4DE29F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A0692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 rescued animals while bringing warmth into your home.</w:t>
      </w:r>
    </w:p>
    <w:p w14:paraId="3928B1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3427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The </w:t>
      </w:r>
      <w:r w:rsidRPr="00341D20">
        <w:rPr>
          <w:rFonts w:ascii="Helvetica" w:eastAsia="Times New Roman" w:hAnsi="Helvetica" w:cs="Times New Roman"/>
          <w:b/>
          <w:bCs/>
          <w:kern w:val="0"/>
          <w:sz w:val="18"/>
          <w:szCs w:val="18"/>
          <w:lang w:eastAsia="en-GB"/>
          <w14:ligatures w14:val="none"/>
        </w:rPr>
        <w:t>“Hope” Can</w:t>
      </w:r>
      <w:r w:rsidRPr="00341D20">
        <w:rPr>
          <w:rFonts w:ascii="Helvetica" w:eastAsia="Times New Roman" w:hAnsi="Helvetica" w:cs="Times New Roman"/>
          <w:kern w:val="0"/>
          <w:sz w:val="18"/>
          <w:szCs w:val="18"/>
          <w:lang w:eastAsia="en-GB"/>
          <w14:ligatures w14:val="none"/>
        </w:rPr>
        <w:t xml:space="preserve"> is handcrafted with natural soy wax and a comforting apple cinnamon scent. Every purchase helps feed and care for animals in need.</w:t>
      </w:r>
    </w:p>
    <w:p w14:paraId="10D410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8EED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[Shop Now]</w:t>
      </w:r>
    </w:p>
    <w:p w14:paraId="3027AE5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55AFEEE">
          <v:rect id="_x0000_i1316" alt="" style="width:451.3pt;height:.05pt;mso-width-percent:0;mso-height-percent:0;mso-width-percent:0;mso-height-percent:0" o:hralign="center" o:hrstd="t" o:hr="t" fillcolor="#a0a0a0" stroked="f"/>
        </w:pict>
      </w:r>
    </w:p>
    <w:p w14:paraId="7D56F033"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Featured In</w:t>
      </w:r>
    </w:p>
    <w:p w14:paraId="0B49DD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BB4CD3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[Display Media Logos]</w:t>
      </w:r>
    </w:p>
    <w:p w14:paraId="5230D65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69AFB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See Media Coverage </w:t>
      </w:r>
      <w:r w:rsidRPr="00341D20">
        <w:rPr>
          <w:rFonts w:ascii="Times New Roman" w:eastAsia="Times New Roman" w:hAnsi="Times New Roman" w:cs="Times New Roman"/>
          <w:b/>
          <w:bCs/>
          <w:kern w:val="0"/>
          <w:sz w:val="18"/>
          <w:szCs w:val="18"/>
          <w:lang w:eastAsia="en-GB"/>
          <w14:ligatures w14:val="none"/>
        </w:rPr>
        <w:t>→</w:t>
      </w:r>
    </w:p>
    <w:p w14:paraId="72BCC1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E6757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Designer Note: Only show </w:t>
      </w:r>
      <w:r w:rsidRPr="00341D20">
        <w:rPr>
          <w:rFonts w:ascii="Helvetica" w:eastAsia="Times New Roman" w:hAnsi="Helvetica" w:cs="Times New Roman"/>
          <w:b/>
          <w:bCs/>
          <w:kern w:val="0"/>
          <w:sz w:val="18"/>
          <w:szCs w:val="18"/>
          <w:lang w:eastAsia="en-GB"/>
          <w14:ligatures w14:val="none"/>
        </w:rPr>
        <w:t>logos of publications</w:t>
      </w:r>
      <w:r w:rsidRPr="00341D20">
        <w:rPr>
          <w:rFonts w:ascii="Helvetica" w:eastAsia="Times New Roman" w:hAnsi="Helvetica" w:cs="Times New Roman"/>
          <w:kern w:val="0"/>
          <w:sz w:val="18"/>
          <w:szCs w:val="18"/>
          <w:lang w:eastAsia="en-GB"/>
          <w14:ligatures w14:val="none"/>
        </w:rPr>
        <w:t xml:space="preserve"> here.</w:t>
      </w:r>
    </w:p>
    <w:p w14:paraId="6D8212C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3C73CB0">
          <v:rect id="_x0000_i1315" alt="" style="width:451.3pt;height:.05pt;mso-width-percent:0;mso-height-percent:0;mso-width-percent:0;mso-height-percent:0" o:hralign="center" o:hrstd="t" o:hr="t" fillcolor="#a0a0a0" stroked="f"/>
        </w:pict>
      </w:r>
    </w:p>
    <w:p w14:paraId="32179D2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Join Our Community</w:t>
      </w:r>
    </w:p>
    <w:p w14:paraId="4EF4F63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95E7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Join thousands of supporters helping animals and communities across India.</w:t>
      </w:r>
    </w:p>
    <w:p w14:paraId="5FD4A1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B33F2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Follow our journey, see the lives being changed, and discover ways you can make a difference.</w:t>
      </w:r>
    </w:p>
    <w:p w14:paraId="12F766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83106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[Instagram]</w:t>
      </w:r>
    </w:p>
    <w:p w14:paraId="4BC0C5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[WhatsApp Community]</w:t>
      </w:r>
    </w:p>
    <w:p w14:paraId="3D5F2DB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178F9D0">
          <v:rect id="_x0000_i1314" alt="" style="width:451.3pt;height:.05pt;mso-width-percent:0;mso-height-percent:0;mso-width-percent:0;mso-height-percent:0" o:hralign="center" o:hrstd="t" o:hr="t" fillcolor="#a0a0a0" stroked="f"/>
        </w:pict>
      </w:r>
    </w:p>
    <w:p w14:paraId="0769852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Join a Community That Cares</w:t>
      </w:r>
    </w:p>
    <w:p w14:paraId="7626AB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91D2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Your generosity is more than a donation—it’s a promise that no one is forgotten.</w:t>
      </w:r>
    </w:p>
    <w:p w14:paraId="2942117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6A3C2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Through our </w:t>
      </w:r>
      <w:r w:rsidRPr="00341D20">
        <w:rPr>
          <w:rFonts w:ascii="Helvetica" w:eastAsia="Times New Roman" w:hAnsi="Helvetica" w:cs="Times New Roman"/>
          <w:b/>
          <w:bCs/>
          <w:kern w:val="0"/>
          <w:sz w:val="18"/>
          <w:szCs w:val="18"/>
          <w:lang w:eastAsia="en-GB"/>
          <w14:ligatures w14:val="none"/>
        </w:rPr>
        <w:t>360° holistic approach</w:t>
      </w:r>
      <w:r w:rsidRPr="00341D20">
        <w:rPr>
          <w:rFonts w:ascii="Helvetica" w:eastAsia="Times New Roman" w:hAnsi="Helvetica" w:cs="Times New Roman"/>
          <w:kern w:val="0"/>
          <w:sz w:val="18"/>
          <w:szCs w:val="18"/>
          <w:lang w:eastAsia="en-GB"/>
          <w14:ligatures w14:val="none"/>
        </w:rPr>
        <w:t>, your care helps spark hope and transform lives.</w:t>
      </w:r>
    </w:p>
    <w:p w14:paraId="3377759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8E641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 Now]</w:t>
      </w:r>
    </w:p>
    <w:p w14:paraId="0465CEF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6FEF5AE">
          <v:rect id="_x0000_i1313" alt="" style="width:451.3pt;height:.05pt;mso-width-percent:0;mso-height-percent:0;mso-width-percent:0;mso-height-percent:0" o:hralign="center" o:hrstd="t" o:hr="t" fillcolor="#a0a0a0" stroked="f"/>
        </w:pict>
      </w:r>
    </w:p>
    <w:p w14:paraId="50C1DF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you’d like, next I can also give you the </w:t>
      </w:r>
      <w:r w:rsidRPr="00341D20">
        <w:rPr>
          <w:rFonts w:ascii="Helvetica" w:eastAsia="Times New Roman" w:hAnsi="Helvetica" w:cs="Times New Roman"/>
          <w:b/>
          <w:bCs/>
          <w:kern w:val="0"/>
          <w:sz w:val="18"/>
          <w:szCs w:val="18"/>
          <w:lang w:eastAsia="en-GB"/>
          <w14:ligatures w14:val="none"/>
        </w:rPr>
        <w:t>final ABOUT PAGE content (cleaned, shortened and structured for web reading)</w:t>
      </w:r>
      <w:r w:rsidRPr="00341D20">
        <w:rPr>
          <w:rFonts w:ascii="Helvetica" w:eastAsia="Times New Roman" w:hAnsi="Helvetica" w:cs="Times New Roman"/>
          <w:kern w:val="0"/>
          <w:sz w:val="18"/>
          <w:szCs w:val="18"/>
          <w:lang w:eastAsia="en-GB"/>
          <w14:ligatures w14:val="none"/>
        </w:rPr>
        <w:t xml:space="preserve"> so it fits perfectly with this homepage and </w:t>
      </w:r>
      <w:r w:rsidRPr="00341D20">
        <w:rPr>
          <w:rFonts w:ascii="Helvetica" w:eastAsia="Times New Roman" w:hAnsi="Helvetica" w:cs="Times New Roman"/>
          <w:b/>
          <w:bCs/>
          <w:kern w:val="0"/>
          <w:sz w:val="18"/>
          <w:szCs w:val="18"/>
          <w:lang w:eastAsia="en-GB"/>
          <w14:ligatures w14:val="none"/>
        </w:rPr>
        <w:t>builds donor trust immediately</w:t>
      </w:r>
      <w:r w:rsidRPr="00341D20">
        <w:rPr>
          <w:rFonts w:ascii="Helvetica" w:eastAsia="Times New Roman" w:hAnsi="Helvetica" w:cs="Times New Roman"/>
          <w:kern w:val="0"/>
          <w:sz w:val="18"/>
          <w:szCs w:val="18"/>
          <w:lang w:eastAsia="en-GB"/>
          <w14:ligatures w14:val="none"/>
        </w:rPr>
        <w:t>.</w:t>
      </w:r>
    </w:p>
    <w:p w14:paraId="38AA0DC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Transparency &amp; Impact</w:t>
      </w:r>
    </w:p>
    <w:p w14:paraId="6EE022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791B47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contribution to RKM Foundation supports real initiatives on the ground.</w:t>
      </w:r>
    </w:p>
    <w:p w14:paraId="1BC57C9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248B5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work is carried out through trusted grassroots partners, and donors receive updates showing how their generosity creates meaningful impact across our seven pillars of hope.</w:t>
      </w:r>
    </w:p>
    <w:p w14:paraId="3A5936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7BC8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Compassion, accountability, and transparency guide every step of our work.</w:t>
      </w:r>
    </w:p>
    <w:p w14:paraId="26C5BCF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11. VOLUNTEER / GIVE TIME TEXT</w:t>
      </w:r>
    </w:p>
    <w:p w14:paraId="0AEE493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27C5A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Use this for the </w:t>
      </w:r>
      <w:r w:rsidRPr="00341D20">
        <w:rPr>
          <w:rFonts w:ascii="Helvetica" w:eastAsia="Times New Roman" w:hAnsi="Helvetica" w:cs="Times New Roman"/>
          <w:b/>
          <w:bCs/>
          <w:kern w:val="0"/>
          <w:sz w:val="18"/>
          <w:szCs w:val="18"/>
          <w:lang w:eastAsia="en-GB"/>
          <w14:ligatures w14:val="none"/>
        </w:rPr>
        <w:t>Give Time section</w:t>
      </w:r>
      <w:r w:rsidRPr="00341D20">
        <w:rPr>
          <w:rFonts w:ascii="Helvetica" w:eastAsia="Times New Roman" w:hAnsi="Helvetica" w:cs="Times New Roman"/>
          <w:kern w:val="0"/>
          <w:sz w:val="18"/>
          <w:szCs w:val="18"/>
          <w:lang w:eastAsia="en-GB"/>
          <w14:ligatures w14:val="none"/>
        </w:rPr>
        <w:t>.</w:t>
      </w:r>
    </w:p>
    <w:p w14:paraId="27B88D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E271C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Share your details or write to </w:t>
      </w:r>
      <w:r w:rsidRPr="00341D20">
        <w:rPr>
          <w:rFonts w:ascii="Helvetica" w:eastAsia="Times New Roman" w:hAnsi="Helvetica" w:cs="Times New Roman"/>
          <w:b/>
          <w:bCs/>
          <w:kern w:val="0"/>
          <w:sz w:val="18"/>
          <w:szCs w:val="18"/>
          <w:lang w:eastAsia="en-GB"/>
          <w14:ligatures w14:val="none"/>
        </w:rPr>
        <w:t>info@rkm.support</w:t>
      </w:r>
      <w:r w:rsidRPr="00341D20">
        <w:rPr>
          <w:rFonts w:ascii="Helvetica" w:eastAsia="Times New Roman" w:hAnsi="Helvetica" w:cs="Times New Roman"/>
          <w:kern w:val="0"/>
          <w:sz w:val="18"/>
          <w:szCs w:val="18"/>
          <w:lang w:eastAsia="en-GB"/>
          <w14:ligatures w14:val="none"/>
        </w:rPr>
        <w:t>, and our team will connect you with a volunteering opportunity that aligns with your interests and availability.</w:t>
      </w:r>
    </w:p>
    <w:p w14:paraId="6D7B0DF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4E39379">
          <v:rect id="_x0000_i1312" alt="" style="width:451.3pt;height:.05pt;mso-width-percent:0;mso-height-percent:0;mso-width-percent:0;mso-height-percent:0" o:hralign="center" o:hrstd="t" o:hr="t" fillcolor="#a0a0a0" stroked="f"/>
        </w:pict>
      </w:r>
    </w:p>
    <w:p w14:paraId="24D4952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12. GIVE RESOURCES TEXT</w:t>
      </w:r>
    </w:p>
    <w:p w14:paraId="0A6BB9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B1F7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To donate goods or supplies, please share your </w:t>
      </w:r>
      <w:r w:rsidRPr="00341D20">
        <w:rPr>
          <w:rFonts w:ascii="Helvetica" w:eastAsia="Times New Roman" w:hAnsi="Helvetica" w:cs="Times New Roman"/>
          <w:b/>
          <w:bCs/>
          <w:kern w:val="0"/>
          <w:sz w:val="18"/>
          <w:szCs w:val="18"/>
          <w:lang w:eastAsia="en-GB"/>
          <w14:ligatures w14:val="none"/>
        </w:rPr>
        <w:t>name, contact number, item details (contents and approximate weight), pickup address, and preferred time</w:t>
      </w:r>
      <w:r w:rsidRPr="00341D20">
        <w:rPr>
          <w:rFonts w:ascii="Helvetica" w:eastAsia="Times New Roman" w:hAnsi="Helvetica" w:cs="Times New Roman"/>
          <w:kern w:val="0"/>
          <w:sz w:val="18"/>
          <w:szCs w:val="18"/>
          <w:lang w:eastAsia="en-GB"/>
          <w14:ligatures w14:val="none"/>
        </w:rPr>
        <w:t>.</w:t>
      </w:r>
    </w:p>
    <w:p w14:paraId="037E37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C1DF9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Our team will arrange a </w:t>
      </w:r>
      <w:r w:rsidRPr="00341D20">
        <w:rPr>
          <w:rFonts w:ascii="Helvetica" w:eastAsia="Times New Roman" w:hAnsi="Helvetica" w:cs="Times New Roman"/>
          <w:b/>
          <w:bCs/>
          <w:kern w:val="0"/>
          <w:sz w:val="18"/>
          <w:szCs w:val="18"/>
          <w:lang w:eastAsia="en-GB"/>
          <w14:ligatures w14:val="none"/>
        </w:rPr>
        <w:t>convenient doorstep pickup</w:t>
      </w:r>
      <w:r w:rsidRPr="00341D20">
        <w:rPr>
          <w:rFonts w:ascii="Helvetica" w:eastAsia="Times New Roman" w:hAnsi="Helvetica" w:cs="Times New Roman"/>
          <w:kern w:val="0"/>
          <w:sz w:val="18"/>
          <w:szCs w:val="18"/>
          <w:lang w:eastAsia="en-GB"/>
          <w14:ligatures w14:val="none"/>
        </w:rPr>
        <w:t>.</w:t>
      </w:r>
    </w:p>
    <w:p w14:paraId="450A7DA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7285B98">
          <v:rect id="_x0000_i1311" alt="" style="width:451.3pt;height:.05pt;mso-width-percent:0;mso-height-percent:0;mso-width-percent:0;mso-height-percent:0" o:hralign="center" o:hrstd="t" o:hr="t" fillcolor="#a0a0a0" stroked="f"/>
        </w:pict>
      </w:r>
    </w:p>
    <w:p w14:paraId="3E822C4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lastRenderedPageBreak/>
        <w:t>13. GIVE SKILLS TEXT</w:t>
      </w:r>
    </w:p>
    <w:p w14:paraId="22E89E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0B88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Write to </w:t>
      </w:r>
      <w:r w:rsidRPr="00341D20">
        <w:rPr>
          <w:rFonts w:ascii="Helvetica" w:eastAsia="Times New Roman" w:hAnsi="Helvetica" w:cs="Times New Roman"/>
          <w:b/>
          <w:bCs/>
          <w:kern w:val="0"/>
          <w:sz w:val="18"/>
          <w:szCs w:val="18"/>
          <w:lang w:eastAsia="en-GB"/>
          <w14:ligatures w14:val="none"/>
        </w:rPr>
        <w:t>info@rkm.support</w:t>
      </w:r>
      <w:r w:rsidRPr="00341D20">
        <w:rPr>
          <w:rFonts w:ascii="Helvetica" w:eastAsia="Times New Roman" w:hAnsi="Helvetica" w:cs="Times New Roman"/>
          <w:kern w:val="0"/>
          <w:sz w:val="18"/>
          <w:szCs w:val="18"/>
          <w:lang w:eastAsia="en-GB"/>
          <w14:ligatures w14:val="none"/>
        </w:rPr>
        <w:t xml:space="preserve"> with your expertise and interests, and we’ll connect you with a programme or mentee where your support can make a difference.</w:t>
      </w:r>
    </w:p>
    <w:p w14:paraId="4274873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749B1BD">
          <v:rect id="_x0000_i1310" alt="" style="width:451.3pt;height:.05pt;mso-width-percent:0;mso-height-percent:0;mso-width-percent:0;mso-height-percent:0" o:hralign="center" o:hrstd="t" o:hr="t" fillcolor="#a0a0a0" stroked="f"/>
        </w:pict>
      </w:r>
    </w:p>
    <w:p w14:paraId="0B73DA1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14. SPREAD THE WORD TEXT</w:t>
      </w:r>
    </w:p>
    <w:p w14:paraId="7681818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5349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Follow us on social media, share our campaigns, repost updates, and invite your friends and community to be part of the movement.</w:t>
      </w:r>
    </w:p>
    <w:p w14:paraId="5347C4D1" w14:textId="77777777" w:rsidR="00341D20" w:rsidRPr="00341D20" w:rsidRDefault="00341D20" w:rsidP="00341D20">
      <w:pPr>
        <w:spacing w:line="240" w:lineRule="auto"/>
        <w:rPr>
          <w:rFonts w:ascii="Helvetica" w:hAnsi="Helvetica"/>
          <w:sz w:val="18"/>
          <w:szCs w:val="18"/>
        </w:rPr>
      </w:pPr>
    </w:p>
    <w:p w14:paraId="45D8DC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Below is the </w:t>
      </w:r>
      <w:r w:rsidRPr="00341D20">
        <w:rPr>
          <w:rFonts w:ascii="Helvetica" w:eastAsia="Times New Roman" w:hAnsi="Helvetica" w:cs="Times New Roman"/>
          <w:b/>
          <w:bCs/>
          <w:kern w:val="0"/>
          <w:sz w:val="18"/>
          <w:szCs w:val="18"/>
          <w:lang w:eastAsia="en-GB"/>
          <w14:ligatures w14:val="none"/>
        </w:rPr>
        <w:t>FULL ABOUT PAGE CONTENT</w:t>
      </w:r>
      <w:r w:rsidRPr="00341D20">
        <w:rPr>
          <w:rFonts w:ascii="Helvetica" w:eastAsia="Times New Roman" w:hAnsi="Helvetica" w:cs="Times New Roman"/>
          <w:kern w:val="0"/>
          <w:sz w:val="18"/>
          <w:szCs w:val="18"/>
          <w:lang w:eastAsia="en-GB"/>
          <w14:ligatures w14:val="none"/>
        </w:rPr>
        <w:t xml:space="preserve"> structured exactly for the website.</w:t>
      </w:r>
    </w:p>
    <w:p w14:paraId="2B840BF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It incorporates your material but </w:t>
      </w:r>
      <w:r w:rsidRPr="00341D20">
        <w:rPr>
          <w:rFonts w:ascii="Helvetica" w:eastAsia="Times New Roman" w:hAnsi="Helvetica" w:cs="Times New Roman"/>
          <w:b/>
          <w:bCs/>
          <w:kern w:val="0"/>
          <w:sz w:val="18"/>
          <w:szCs w:val="18"/>
          <w:lang w:eastAsia="en-GB"/>
          <w14:ligatures w14:val="none"/>
        </w:rPr>
        <w:t>tightened, ordered, and formatted for web reading</w:t>
      </w:r>
      <w:r w:rsidRPr="00341D20">
        <w:rPr>
          <w:rFonts w:ascii="Helvetica" w:eastAsia="Times New Roman" w:hAnsi="Helvetica" w:cs="Times New Roman"/>
          <w:kern w:val="0"/>
          <w:sz w:val="18"/>
          <w:szCs w:val="18"/>
          <w:lang w:eastAsia="en-GB"/>
          <w14:ligatures w14:val="none"/>
        </w:rPr>
        <w:t xml:space="preserve"> while keeping your meaning intact.</w:t>
      </w:r>
    </w:p>
    <w:p w14:paraId="03CB8C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E448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 can </w:t>
      </w:r>
      <w:r w:rsidRPr="00341D20">
        <w:rPr>
          <w:rFonts w:ascii="Helvetica" w:eastAsia="Times New Roman" w:hAnsi="Helvetica" w:cs="Times New Roman"/>
          <w:b/>
          <w:bCs/>
          <w:kern w:val="0"/>
          <w:sz w:val="18"/>
          <w:szCs w:val="18"/>
          <w:lang w:eastAsia="en-GB"/>
          <w14:ligatures w14:val="none"/>
        </w:rPr>
        <w:t>copy-paste this directly</w:t>
      </w:r>
      <w:r w:rsidRPr="00341D20">
        <w:rPr>
          <w:rFonts w:ascii="Helvetica" w:eastAsia="Times New Roman" w:hAnsi="Helvetica" w:cs="Times New Roman"/>
          <w:kern w:val="0"/>
          <w:sz w:val="18"/>
          <w:szCs w:val="18"/>
          <w:lang w:eastAsia="en-GB"/>
          <w14:ligatures w14:val="none"/>
        </w:rPr>
        <w:t>.</w:t>
      </w:r>
    </w:p>
    <w:p w14:paraId="7ABBFFF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1B19F05">
          <v:rect id="_x0000_i1309" alt="" style="width:451.3pt;height:.05pt;mso-width-percent:0;mso-height-percent:0;mso-width-percent:0;mso-height-percent:0" o:hralign="center" o:hrstd="t" o:hr="t" fillcolor="#a0a0a0" stroked="f"/>
        </w:pict>
      </w:r>
    </w:p>
    <w:p w14:paraId="1956F28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ABOUT PAGE</w:t>
      </w:r>
    </w:p>
    <w:p w14:paraId="37A227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2E4E8A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Uniting Hearts and Hopes</w:t>
      </w:r>
    </w:p>
    <w:p w14:paraId="02BF37E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CD0407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act of kindness begins with care.</w:t>
      </w:r>
    </w:p>
    <w:p w14:paraId="5C4684E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666B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At </w:t>
      </w: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we carry that care forward—bridging your generosity to the lives of those who need it most. Through compassion, transparency, and meaningful partnerships, we strive to create lasting change across communities, animals, and the environment.</w:t>
      </w:r>
    </w:p>
    <w:p w14:paraId="2C3949A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CA88E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Our work is guided by a simple belief: </w:t>
      </w:r>
      <w:r w:rsidRPr="00341D20">
        <w:rPr>
          <w:rFonts w:ascii="Helvetica" w:eastAsia="Times New Roman" w:hAnsi="Helvetica" w:cs="Times New Roman"/>
          <w:b/>
          <w:bCs/>
          <w:kern w:val="0"/>
          <w:sz w:val="18"/>
          <w:szCs w:val="18"/>
          <w:lang w:eastAsia="en-GB"/>
          <w14:ligatures w14:val="none"/>
        </w:rPr>
        <w:t>hope grows when people come together with purpose.</w:t>
      </w:r>
    </w:p>
    <w:p w14:paraId="70F37AA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D417C59">
          <v:rect id="_x0000_i1308" alt="" style="width:451.3pt;height:.05pt;mso-width-percent:0;mso-height-percent:0;mso-width-percent:0;mso-height-percent:0" o:hralign="center" o:hrstd="t" o:hr="t" fillcolor="#a0a0a0" stroked="f"/>
        </w:pict>
      </w:r>
    </w:p>
    <w:p w14:paraId="47B47BD5"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Our Seven Pillars of Hope</w:t>
      </w:r>
    </w:p>
    <w:p w14:paraId="71FF72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FCF9D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Life’s challenges are never one-dimensional—and neither is compassion.</w:t>
      </w:r>
    </w:p>
    <w:p w14:paraId="0AD563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That’s why our work is guided by </w:t>
      </w:r>
      <w:r w:rsidRPr="00341D20">
        <w:rPr>
          <w:rFonts w:ascii="Helvetica" w:eastAsia="Times New Roman" w:hAnsi="Helvetica" w:cs="Times New Roman"/>
          <w:b/>
          <w:bCs/>
          <w:kern w:val="0"/>
          <w:sz w:val="18"/>
          <w:szCs w:val="18"/>
          <w:lang w:eastAsia="en-GB"/>
          <w14:ligatures w14:val="none"/>
        </w:rPr>
        <w:t>seven pillars of hope</w:t>
      </w:r>
      <w:r w:rsidRPr="00341D20">
        <w:rPr>
          <w:rFonts w:ascii="Helvetica" w:eastAsia="Times New Roman" w:hAnsi="Helvetica" w:cs="Times New Roman"/>
          <w:kern w:val="0"/>
          <w:sz w:val="18"/>
          <w:szCs w:val="18"/>
          <w:lang w:eastAsia="en-GB"/>
          <w14:ligatures w14:val="none"/>
        </w:rPr>
        <w:t>, allowing us to respond to diverse needs without limiting our impact to a single cause.</w:t>
      </w:r>
    </w:p>
    <w:p w14:paraId="375E1B7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051B8B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Together, these pillars shape a compassionate and holistic approach to creating meaningful change.</w:t>
      </w:r>
    </w:p>
    <w:p w14:paraId="4A274B2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61EA3A7">
          <v:rect id="_x0000_i1307" alt="" style="width:451.3pt;height:.05pt;mso-width-percent:0;mso-height-percent:0;mso-width-percent:0;mso-height-percent:0" o:hralign="center" o:hrstd="t" o:hr="t" fillcolor="#a0a0a0" stroked="f"/>
        </w:pict>
      </w:r>
    </w:p>
    <w:p w14:paraId="607BADE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SELF</w:t>
      </w:r>
    </w:p>
    <w:p w14:paraId="03CB455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83107C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Healing Through Mind, Body &amp; Soul</w:t>
      </w:r>
    </w:p>
    <w:p w14:paraId="7C054F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2D3C0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Supports health and well-being through organ and blood donation awareness, mental health care, life-saving medical support, and initiatives that restore dignity and hope.</w:t>
      </w:r>
    </w:p>
    <w:p w14:paraId="408F6AF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3498207">
          <v:rect id="_x0000_i1306" alt="" style="width:451.3pt;height:.05pt;mso-width-percent:0;mso-height-percent:0;mso-width-percent:0;mso-height-percent:0" o:hralign="center" o:hrstd="t" o:hr="t" fillcolor="#a0a0a0" stroked="f"/>
        </w:pict>
      </w:r>
    </w:p>
    <w:p w14:paraId="590876E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PEOPLE</w:t>
      </w:r>
    </w:p>
    <w:p w14:paraId="34C653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78168E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Fulfilling Dreams</w:t>
      </w:r>
    </w:p>
    <w:p w14:paraId="7AA21D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84D62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Uplifts children, families, and communities through education, nutrition, access to essential resources, and support across all stages of life.</w:t>
      </w:r>
    </w:p>
    <w:p w14:paraId="0BC8FA7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62A36BF">
          <v:rect id="_x0000_i1305" alt="" style="width:451.3pt;height:.05pt;mso-width-percent:0;mso-height-percent:0;mso-width-percent:0;mso-height-percent:0" o:hralign="center" o:hrstd="t" o:hr="t" fillcolor="#a0a0a0" stroked="f"/>
        </w:pict>
      </w:r>
    </w:p>
    <w:p w14:paraId="383D1D3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ANIMALS</w:t>
      </w:r>
    </w:p>
    <w:p w14:paraId="1B95AD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31CDC0"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 Voice for the Voiceless</w:t>
      </w:r>
    </w:p>
    <w:p w14:paraId="09AF32A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1377D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Protects animals through rescue operations, medical treatment, vaccination drives, shelter support, and long-term welfare initiatives.</w:t>
      </w:r>
    </w:p>
    <w:p w14:paraId="68D7486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EB095AE">
          <v:rect id="_x0000_i1304" alt="" style="width:451.3pt;height:.05pt;mso-width-percent:0;mso-height-percent:0;mso-width-percent:0;mso-height-percent:0" o:hralign="center" o:hrstd="t" o:hr="t" fillcolor="#a0a0a0" stroked="f"/>
        </w:pict>
      </w:r>
    </w:p>
    <w:p w14:paraId="2600B51D"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ENVIRONMENT</w:t>
      </w:r>
    </w:p>
    <w:p w14:paraId="0430E7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329903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Saving Tomorrow</w:t>
      </w:r>
    </w:p>
    <w:p w14:paraId="4C8F54B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1B2DC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Cares for the planet through tree plantation drives, environmental conservation, cleanliness initiatives, sustainability programs, and climate-positive action.</w:t>
      </w:r>
    </w:p>
    <w:p w14:paraId="35B0050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5B05FE6">
          <v:rect id="_x0000_i1303" alt="" style="width:451.3pt;height:.05pt;mso-width-percent:0;mso-height-percent:0;mso-width-percent:0;mso-height-percent:0" o:hralign="center" o:hrstd="t" o:hr="t" fillcolor="#a0a0a0" stroked="f"/>
        </w:pict>
      </w:r>
    </w:p>
    <w:p w14:paraId="3CBDF3DA"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RELIGION (Humanity)</w:t>
      </w:r>
    </w:p>
    <w:p w14:paraId="5E40B3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342B09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Serving in Times of Need</w:t>
      </w:r>
    </w:p>
    <w:p w14:paraId="607D34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465E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Responds to emergencies with food distribution, medical aid, disaster relief, and humanitarian support for vulnerable communities.</w:t>
      </w:r>
    </w:p>
    <w:p w14:paraId="2CA67C1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16B421E">
          <v:rect id="_x0000_i1302" alt="" style="width:451.3pt;height:.05pt;mso-width-percent:0;mso-height-percent:0;mso-width-percent:0;mso-height-percent:0" o:hralign="center" o:hrstd="t" o:hr="t" fillcolor="#a0a0a0" stroked="f"/>
        </w:pict>
      </w:r>
    </w:p>
    <w:p w14:paraId="09F3B75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COUNTRY</w:t>
      </w:r>
    </w:p>
    <w:p w14:paraId="65CDE3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A10747"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Fueling Dreams, Building India</w:t>
      </w:r>
    </w:p>
    <w:p w14:paraId="0AA0E6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9A7DC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Strengthens India through rural development initiatives, skill-building programs, safety awareness, digital empowerment, and inclusive nation-building efforts.</w:t>
      </w:r>
    </w:p>
    <w:p w14:paraId="17B53E7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49DF929">
          <v:rect id="_x0000_i1301" alt="" style="width:451.3pt;height:.05pt;mso-width-percent:0;mso-height-percent:0;mso-width-percent:0;mso-height-percent:0" o:hralign="center" o:hrstd="t" o:hr="t" fillcolor="#a0a0a0" stroked="f"/>
        </w:pict>
      </w:r>
    </w:p>
    <w:p w14:paraId="1F2A894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WORLD</w:t>
      </w:r>
    </w:p>
    <w:p w14:paraId="3DE1B3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6BD6F1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Helping Hands, Globally</w:t>
      </w:r>
    </w:p>
    <w:p w14:paraId="7C5C78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2957B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Extends support to Indians beyond borders through international relief initiatives, legal aid, emergency assistance, and cross-border humanitarian support.</w:t>
      </w:r>
    </w:p>
    <w:p w14:paraId="3BA2119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15DB57F">
          <v:rect id="_x0000_i1300" alt="" style="width:451.3pt;height:.05pt;mso-width-percent:0;mso-height-percent:0;mso-width-percent:0;mso-height-percent:0" o:hralign="center" o:hrstd="t" o:hr="t" fillcolor="#a0a0a0" stroked="f"/>
        </w:pict>
      </w:r>
    </w:p>
    <w:p w14:paraId="5389647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Our Way of Creating 360° Holistic Impact</w:t>
      </w:r>
    </w:p>
    <w:p w14:paraId="58E0D45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3F120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Instead of spreading efforts thin across many causes at once, </w:t>
      </w:r>
      <w:r w:rsidRPr="00341D20">
        <w:rPr>
          <w:rFonts w:ascii="Helvetica" w:eastAsia="Times New Roman" w:hAnsi="Helvetica" w:cs="Times New Roman"/>
          <w:b/>
          <w:bCs/>
          <w:kern w:val="0"/>
          <w:sz w:val="18"/>
          <w:szCs w:val="18"/>
          <w:lang w:eastAsia="en-GB"/>
          <w14:ligatures w14:val="none"/>
        </w:rPr>
        <w:t>RKM Foundation focuses deeply on one cause at a time</w:t>
      </w:r>
      <w:r w:rsidRPr="00341D20">
        <w:rPr>
          <w:rFonts w:ascii="Helvetica" w:eastAsia="Times New Roman" w:hAnsi="Helvetica" w:cs="Times New Roman"/>
          <w:kern w:val="0"/>
          <w:sz w:val="18"/>
          <w:szCs w:val="18"/>
          <w:lang w:eastAsia="en-GB"/>
          <w14:ligatures w14:val="none"/>
        </w:rPr>
        <w:t>.</w:t>
      </w:r>
    </w:p>
    <w:p w14:paraId="42A288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6061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Each month, we concentrate our resources, energy, and partnerships on a specific initiative under one of our seven pillars.</w:t>
      </w:r>
    </w:p>
    <w:p w14:paraId="3C80C4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EBFA5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By working closely with </w:t>
      </w:r>
      <w:r w:rsidRPr="00341D20">
        <w:rPr>
          <w:rFonts w:ascii="Helvetica" w:eastAsia="Times New Roman" w:hAnsi="Helvetica" w:cs="Times New Roman"/>
          <w:b/>
          <w:bCs/>
          <w:kern w:val="0"/>
          <w:sz w:val="18"/>
          <w:szCs w:val="18"/>
          <w:lang w:eastAsia="en-GB"/>
          <w14:ligatures w14:val="none"/>
        </w:rPr>
        <w:t>trusted grassroots partners</w:t>
      </w:r>
      <w:r w:rsidRPr="00341D20">
        <w:rPr>
          <w:rFonts w:ascii="Helvetica" w:eastAsia="Times New Roman" w:hAnsi="Helvetica" w:cs="Times New Roman"/>
          <w:kern w:val="0"/>
          <w:sz w:val="18"/>
          <w:szCs w:val="18"/>
          <w:lang w:eastAsia="en-GB"/>
          <w14:ligatures w14:val="none"/>
        </w:rPr>
        <w:t>, we ensure that every initiative is implemented with care, accountability, and measurable impact.</w:t>
      </w:r>
    </w:p>
    <w:p w14:paraId="21F0646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489A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Over time, this approach creates </w:t>
      </w:r>
      <w:r w:rsidRPr="00341D20">
        <w:rPr>
          <w:rFonts w:ascii="Helvetica" w:eastAsia="Times New Roman" w:hAnsi="Helvetica" w:cs="Times New Roman"/>
          <w:b/>
          <w:bCs/>
          <w:kern w:val="0"/>
          <w:sz w:val="18"/>
          <w:szCs w:val="18"/>
          <w:lang w:eastAsia="en-GB"/>
          <w14:ligatures w14:val="none"/>
        </w:rPr>
        <w:t>true 360° holistic impact</w:t>
      </w:r>
      <w:r w:rsidRPr="00341D20">
        <w:rPr>
          <w:rFonts w:ascii="Helvetica" w:eastAsia="Times New Roman" w:hAnsi="Helvetica" w:cs="Times New Roman"/>
          <w:kern w:val="0"/>
          <w:sz w:val="18"/>
          <w:szCs w:val="18"/>
          <w:lang w:eastAsia="en-GB"/>
          <w14:ligatures w14:val="none"/>
        </w:rPr>
        <w:t>, because compassion is never limited to a single problem.</w:t>
      </w:r>
    </w:p>
    <w:p w14:paraId="624D041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3FA0C00">
          <v:rect id="_x0000_i1299" alt="" style="width:451.3pt;height:.05pt;mso-width-percent:0;mso-height-percent:0;mso-width-percent:0;mso-height-percent:0" o:hralign="center" o:hrstd="t" o:hr="t" fillcolor="#a0a0a0" stroked="f"/>
        </w:pict>
      </w:r>
    </w:p>
    <w:p w14:paraId="3FA2604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How the Cycle Works</w:t>
      </w:r>
    </w:p>
    <w:p w14:paraId="5354B55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3BEEA1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work follows a simple monthly rhythm shaped by real needs on the ground.</w:t>
      </w:r>
    </w:p>
    <w:p w14:paraId="7E2709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A927D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Example cycle:</w:t>
      </w:r>
    </w:p>
    <w:p w14:paraId="20DA13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1C87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This Month</w:t>
      </w:r>
    </w:p>
    <w:p w14:paraId="067F2B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Self — Organ donation awareness</w:t>
      </w:r>
    </w:p>
    <w:p w14:paraId="57C126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7FC53E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Next Month</w:t>
      </w:r>
    </w:p>
    <w:p w14:paraId="162CD0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People — Nutrition support for children in need</w:t>
      </w:r>
    </w:p>
    <w:p w14:paraId="50435A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2F8A5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Following Month</w:t>
      </w:r>
    </w:p>
    <w:p w14:paraId="57E6D0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Animals — Vaccination drives for street dogs</w:t>
      </w:r>
    </w:p>
    <w:p w14:paraId="4CD8933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B9475F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As needs evolve, the cycle adapts—ensuring relevance, continuity, and meaningful outcomes.</w:t>
      </w:r>
    </w:p>
    <w:p w14:paraId="797EDF3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D0DEE7E">
          <v:rect id="_x0000_i1298" alt="" style="width:451.3pt;height:.05pt;mso-width-percent:0;mso-height-percent:0;mso-width-percent:0;mso-height-percent:0" o:hralign="center" o:hrstd="t" o:hr="t" fillcolor="#a0a0a0" stroked="f"/>
        </w:pict>
      </w:r>
    </w:p>
    <w:p w14:paraId="13465AA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Ways You Can Be Part of the Mission</w:t>
      </w:r>
    </w:p>
    <w:p w14:paraId="0D10CD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B5F0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Creating impact is not limited to financial support. Everyone can contribute in meaningful ways.</w:t>
      </w:r>
    </w:p>
    <w:p w14:paraId="56D728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733C8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Give Time</w:t>
      </w:r>
    </w:p>
    <w:p w14:paraId="38A8851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Volunteer with us and support initiatives on the ground.</w:t>
      </w:r>
    </w:p>
    <w:p w14:paraId="34060D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737714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Give Financial Support</w:t>
      </w:r>
    </w:p>
    <w:p w14:paraId="55014B2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Make a one-time donation or become a monthly supporter.</w:t>
      </w:r>
    </w:p>
    <w:p w14:paraId="2DAD88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549A6A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Give Skills</w:t>
      </w:r>
    </w:p>
    <w:p w14:paraId="258C250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Share your professional expertise to strengthen our work.</w:t>
      </w:r>
    </w:p>
    <w:p w14:paraId="0C75197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35FC71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Give Resources</w:t>
      </w:r>
    </w:p>
    <w:p w14:paraId="0C65D92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Donate essential items that support people, animals, and communities.</w:t>
      </w:r>
    </w:p>
    <w:p w14:paraId="3A47B9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C922C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Spread the Word</w:t>
      </w:r>
    </w:p>
    <w:p w14:paraId="3ED1F20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Help amplify our mission and inspire others to join the cause.</w:t>
      </w:r>
    </w:p>
    <w:p w14:paraId="173E313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74AC127">
          <v:rect id="_x0000_i1297" alt="" style="width:451.3pt;height:.05pt;mso-width-percent:0;mso-height-percent:0;mso-width-percent:0;mso-height-percent:0" o:hralign="center" o:hrstd="t" o:hr="t" fillcolor="#a0a0a0" stroked="f"/>
        </w:pict>
      </w:r>
    </w:p>
    <w:p w14:paraId="47F3A3F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Our People</w:t>
      </w:r>
    </w:p>
    <w:p w14:paraId="68E5F40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D06E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guided by committed individuals who bring experience, integrity, and compassion to every decision.</w:t>
      </w:r>
    </w:p>
    <w:p w14:paraId="4F38F8F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E8E5A4D">
          <v:rect id="_x0000_i1296" alt="" style="width:451.3pt;height:.05pt;mso-width-percent:0;mso-height-percent:0;mso-width-percent:0;mso-height-percent:0" o:hralign="center" o:hrstd="t" o:hr="t" fillcolor="#a0a0a0" stroked="f"/>
        </w:pict>
      </w:r>
    </w:p>
    <w:p w14:paraId="57B3BA73"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Board of Trustees</w:t>
      </w:r>
    </w:p>
    <w:p w14:paraId="2504B9C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156CA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 Ramesh Mundhra</w:t>
      </w:r>
    </w:p>
    <w:p w14:paraId="39ADE7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Mrs. Kusum Mundhra</w:t>
      </w:r>
    </w:p>
    <w:p w14:paraId="5F95C2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 Karan Mundhra</w:t>
      </w:r>
    </w:p>
    <w:p w14:paraId="0F5D4FF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D10E4FB">
          <v:rect id="_x0000_i1295" alt="" style="width:451.3pt;height:.05pt;mso-width-percent:0;mso-height-percent:0;mso-width-percent:0;mso-height-percent:0" o:hralign="center" o:hrstd="t" o:hr="t" fillcolor="#a0a0a0" stroked="f"/>
        </w:pict>
      </w:r>
    </w:p>
    <w:p w14:paraId="09D269A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 Ramesh Mundhra</w:t>
      </w:r>
    </w:p>
    <w:p w14:paraId="682B6C0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DD26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Ramesh brings decades of entrepreneurial and business expertise to RKM Foundation. As a lifetime trustee, he provides strategic counsel on major operational decisions and champions the welfare initiatives that are central to the Foundation’s mission of compassionate and sustainable change.</w:t>
      </w:r>
    </w:p>
    <w:p w14:paraId="1324B9D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ED59443">
          <v:rect id="_x0000_i1294" alt="" style="width:451.3pt;height:.05pt;mso-width-percent:0;mso-height-percent:0;mso-width-percent:0;mso-height-percent:0" o:hralign="center" o:hrstd="t" o:hr="t" fillcolor="#a0a0a0" stroked="f"/>
        </w:pict>
      </w:r>
    </w:p>
    <w:p w14:paraId="02FB47E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Mrs. Kusum Mundhra</w:t>
      </w:r>
    </w:p>
    <w:p w14:paraId="7D0128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06D45F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Kusum is a dedicated trustee with deep experience in community welfare, management, and grassroots engagement. Her commitment to health, education, and support for vulnerable groups anchors RKM Foundation’s work in creating dignified and impactful solutions.</w:t>
      </w:r>
    </w:p>
    <w:p w14:paraId="6B220C8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B11FB66">
          <v:rect id="_x0000_i1293" alt="" style="width:451.3pt;height:.05pt;mso-width-percent:0;mso-height-percent:0;mso-width-percent:0;mso-height-percent:0" o:hralign="center" o:hrstd="t" o:hr="t" fillcolor="#a0a0a0" stroked="f"/>
        </w:pict>
      </w:r>
    </w:p>
    <w:p w14:paraId="1447F4F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 Karan Mundhra</w:t>
      </w:r>
    </w:p>
    <w:p w14:paraId="278E1B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1CC459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Karan is the founding trustee and President of RKM Foundation. He brings extensive experience in business strategy and social leadership to guide the organisation’s vision and long-term growth. He oversees strategic direction, chairs trustee meetings, and ensures every initiative aligns with RKM’s mission of creating meaningful and sustainable impact.</w:t>
      </w:r>
    </w:p>
    <w:p w14:paraId="6495557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2AEB05B">
          <v:rect id="_x0000_i1292" alt="" style="width:451.3pt;height:.05pt;mso-width-percent:0;mso-height-percent:0;mso-width-percent:0;mso-height-percent:0" o:hralign="center" o:hrstd="t" o:hr="t" fillcolor="#a0a0a0" stroked="f"/>
        </w:pict>
      </w:r>
    </w:p>
    <w:p w14:paraId="4FFD94B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Core Management Team</w:t>
      </w:r>
    </w:p>
    <w:p w14:paraId="4E4032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D5FE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 Arvind Sarda</w:t>
      </w:r>
    </w:p>
    <w:p w14:paraId="1F960D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Mrs. Rashmi Sarda</w:t>
      </w:r>
    </w:p>
    <w:p w14:paraId="5A8C00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Mrs. Natassha Shah</w:t>
      </w:r>
    </w:p>
    <w:p w14:paraId="47EDCD2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 Ankit Pallan</w:t>
      </w:r>
    </w:p>
    <w:p w14:paraId="08E513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Mrs. Vyoma Vora</w:t>
      </w:r>
    </w:p>
    <w:p w14:paraId="57248C5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Mrs. Brinda Palan</w:t>
      </w:r>
    </w:p>
    <w:p w14:paraId="30297A6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C6A62B6">
          <v:rect id="_x0000_i1291" alt="" style="width:451.3pt;height:.05pt;mso-width-percent:0;mso-height-percent:0;mso-width-percent:0;mso-height-percent:0" o:hralign="center" o:hrstd="t" o:hr="t" fillcolor="#a0a0a0" stroked="f"/>
        </w:pict>
      </w:r>
    </w:p>
    <w:p w14:paraId="4249276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 Arvind Sarda</w:t>
      </w:r>
    </w:p>
    <w:p w14:paraId="0B7A0C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41B2B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Arvind brings extensive experience from India’s financial services sector, having worked with leading wealth management and commodity exchange platforms. His strategic insights in governance and business development support RKM Foundation’s mission to build sustainable impact.</w:t>
      </w:r>
    </w:p>
    <w:p w14:paraId="47727A6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70B568E">
          <v:rect id="_x0000_i1290" alt="" style="width:451.3pt;height:.05pt;mso-width-percent:0;mso-height-percent:0;mso-width-percent:0;mso-height-percent:0" o:hralign="center" o:hrstd="t" o:hr="t" fillcolor="#a0a0a0" stroked="f"/>
        </w:pict>
      </w:r>
    </w:p>
    <w:p w14:paraId="0DCEFD1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Mrs. Rashmi Sarda</w:t>
      </w:r>
    </w:p>
    <w:p w14:paraId="58D11B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2262E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Rashmi is Head of Brand Solutions at Times Internet with over 15 years of experience across media, FMCG, and hospitality sectors. Her expertise in business partnerships and strategic brand development strengthens the Foundation’s outreach and engagement.</w:t>
      </w:r>
    </w:p>
    <w:p w14:paraId="6738FCB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lastRenderedPageBreak/>
        <w:pict w14:anchorId="40A616C1">
          <v:rect id="_x0000_i1289" alt="" style="width:451.3pt;height:.05pt;mso-width-percent:0;mso-height-percent:0;mso-width-percent:0;mso-height-percent:0" o:hralign="center" o:hrstd="t" o:hr="t" fillcolor="#a0a0a0" stroked="f"/>
        </w:pict>
      </w:r>
    </w:p>
    <w:p w14:paraId="1043557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Mrs. Natassha Shah</w:t>
      </w:r>
    </w:p>
    <w:p w14:paraId="02337C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4C1B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Natassha is the founder of a luxury natural beauty brand she built from 2009. With over 15 years of experience in retail brand building, product development, and strategic planning, she brings valuable entrepreneurial insight to RKM Foundation’s initiatives.</w:t>
      </w:r>
    </w:p>
    <w:p w14:paraId="5EC4756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6A23980">
          <v:rect id="_x0000_i1288" alt="" style="width:451.3pt;height:.05pt;mso-width-percent:0;mso-height-percent:0;mso-width-percent:0;mso-height-percent:0" o:hralign="center" o:hrstd="t" o:hr="t" fillcolor="#a0a0a0" stroked="f"/>
        </w:pict>
      </w:r>
    </w:p>
    <w:p w14:paraId="31D883E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 Ankit Pallan</w:t>
      </w:r>
    </w:p>
    <w:p w14:paraId="5A4895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D8BCC2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Donor Turned Core Team Member</w:t>
      </w:r>
    </w:p>
    <w:p w14:paraId="67249E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2EB4C1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Ankit began his journey with RKM Foundation as a donor. Inspired by the organisation’s transparent and compassionate approach, he later joined the Core Management Team where he contributes strategic insight and operational support.</w:t>
      </w:r>
    </w:p>
    <w:p w14:paraId="17D329D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557648C">
          <v:rect id="_x0000_i1287" alt="" style="width:451.3pt;height:.05pt;mso-width-percent:0;mso-height-percent:0;mso-width-percent:0;mso-height-percent:0" o:hralign="center" o:hrstd="t" o:hr="t" fillcolor="#a0a0a0" stroked="f"/>
        </w:pict>
      </w:r>
    </w:p>
    <w:p w14:paraId="1AF8A68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Mrs. Vyoma Vora</w:t>
      </w:r>
    </w:p>
    <w:p w14:paraId="501A355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7DBE8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Vyoma brings professional experience in international trade, procurement, and project leadership. Her expertise supports RKM Foundation’s operational efficiency, vendor partnerships, and resource management.</w:t>
      </w:r>
    </w:p>
    <w:p w14:paraId="2B01F13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05C801D">
          <v:rect id="_x0000_i1286" alt="" style="width:451.3pt;height:.05pt;mso-width-percent:0;mso-height-percent:0;mso-width-percent:0;mso-height-percent:0" o:hralign="center" o:hrstd="t" o:hr="t" fillcolor="#a0a0a0" stroked="f"/>
        </w:pict>
      </w:r>
    </w:p>
    <w:p w14:paraId="048EC397"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Mrs. Brinda Palan</w:t>
      </w:r>
    </w:p>
    <w:p w14:paraId="73F222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B2A9C6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Brinda is Principal Designer at Brinda Palan Design with over 15 years of experience in luxury interior design and brand development. Her creative expertise strengthens the Foundation’s visual communication and brand presence.</w:t>
      </w:r>
    </w:p>
    <w:p w14:paraId="1CBFC24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96732D8">
          <v:rect id="_x0000_i1285" alt="" style="width:451.3pt;height:.05pt;mso-width-percent:0;mso-height-percent:0;mso-width-percent:0;mso-height-percent:0" o:hralign="center" o:hrstd="t" o:hr="t" fillcolor="#a0a0a0" stroked="f"/>
        </w:pict>
      </w:r>
    </w:p>
    <w:p w14:paraId="038C54D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Lead Coordinators</w:t>
      </w:r>
    </w:p>
    <w:p w14:paraId="399E8C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82C0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Mr. Aryan Sarda</w:t>
      </w:r>
    </w:p>
    <w:p w14:paraId="3D25D9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Ms. Ahanaa Sarda</w:t>
      </w:r>
    </w:p>
    <w:p w14:paraId="70088B2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F9DBA68">
          <v:rect id="_x0000_i1284" alt="" style="width:451.3pt;height:.05pt;mso-width-percent:0;mso-height-percent:0;mso-width-percent:0;mso-height-percent:0" o:hralign="center" o:hrstd="t" o:hr="t" fillcolor="#a0a0a0" stroked="f"/>
        </w:pict>
      </w:r>
    </w:p>
    <w:p w14:paraId="12CE424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Mr. Aryan Sarda</w:t>
      </w:r>
    </w:p>
    <w:p w14:paraId="0DD1C7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3DF89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Aryan is an Assistant Manager at 360 ONE, advising institutional clients on emerging markets. A graduate of NYU Stern with experience at Goldman Sachs, he brings financial insight and analytical expertise to support RKM Foundation’s strategic initiatives.</w:t>
      </w:r>
    </w:p>
    <w:p w14:paraId="71B1048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2F467D4">
          <v:rect id="_x0000_i1283" alt="" style="width:451.3pt;height:.05pt;mso-width-percent:0;mso-height-percent:0;mso-width-percent:0;mso-height-percent:0" o:hralign="center" o:hrstd="t" o:hr="t" fillcolor="#a0a0a0" stroked="f"/>
        </w:pict>
      </w:r>
    </w:p>
    <w:p w14:paraId="2F0719E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Ms. Ahanaa Sarda</w:t>
      </w:r>
    </w:p>
    <w:p w14:paraId="3E79F7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1148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Ahanaa is currently pursuing a Bachelor of Fine Arts in Graphic Design at Parsons School of Design. With a strong foundation in visual storytelling and digital design, she contributes creative perspectives that strengthen the Foundation’s communication and outreach.</w:t>
      </w:r>
    </w:p>
    <w:p w14:paraId="7A0D7BB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A839EB4">
          <v:rect id="_x0000_i1282" alt="" style="width:451.3pt;height:.05pt;mso-width-percent:0;mso-height-percent:0;mso-width-percent:0;mso-height-percent:0" o:hralign="center" o:hrstd="t" o:hr="t" fillcolor="#a0a0a0" stroked="f"/>
        </w:pict>
      </w:r>
    </w:p>
    <w:p w14:paraId="72500BB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Join a Community That Cares</w:t>
      </w:r>
    </w:p>
    <w:p w14:paraId="03DE95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D2561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generosity is more than a donation—it’s a promise that no one is forgotten.</w:t>
      </w:r>
    </w:p>
    <w:p w14:paraId="6E1FA2B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EB189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Through our </w:t>
      </w:r>
      <w:r w:rsidRPr="00341D20">
        <w:rPr>
          <w:rFonts w:ascii="Helvetica" w:eastAsia="Times New Roman" w:hAnsi="Helvetica" w:cs="Times New Roman"/>
          <w:b/>
          <w:bCs/>
          <w:kern w:val="0"/>
          <w:sz w:val="18"/>
          <w:szCs w:val="18"/>
          <w:lang w:eastAsia="en-GB"/>
          <w14:ligatures w14:val="none"/>
        </w:rPr>
        <w:t>360° holistic approach</w:t>
      </w:r>
      <w:r w:rsidRPr="00341D20">
        <w:rPr>
          <w:rFonts w:ascii="Helvetica" w:eastAsia="Times New Roman" w:hAnsi="Helvetica" w:cs="Times New Roman"/>
          <w:kern w:val="0"/>
          <w:sz w:val="18"/>
          <w:szCs w:val="18"/>
          <w:lang w:eastAsia="en-GB"/>
          <w14:ligatures w14:val="none"/>
        </w:rPr>
        <w:t>, your support helps spark hope, protect lives, and create meaningful change.</w:t>
      </w:r>
    </w:p>
    <w:p w14:paraId="0C02BF3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6EC2A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Together, we can continue building a future where compassion leads the way.</w:t>
      </w:r>
    </w:p>
    <w:p w14:paraId="142F3FF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3B4B2E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 Now]</w:t>
      </w:r>
    </w:p>
    <w:p w14:paraId="7640242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611EF36">
          <v:rect id="_x0000_i1281" alt="" style="width:451.3pt;height:.05pt;mso-width-percent:0;mso-height-percent:0;mso-width-percent:0;mso-height-percent:0" o:hralign="center" o:hrstd="t" o:hr="t" fillcolor="#a0a0a0" stroked="f"/>
        </w:pict>
      </w:r>
    </w:p>
    <w:p w14:paraId="15B7DD1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SEO (Invisible to Users)</w:t>
      </w:r>
    </w:p>
    <w:p w14:paraId="49A964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286C4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Page Title</w:t>
      </w:r>
    </w:p>
    <w:p w14:paraId="073291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About RKM Foundation | Uniting Hearts and Hopes Across India</w:t>
      </w:r>
    </w:p>
    <w:p w14:paraId="3A1732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ED2A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Meta Description</w:t>
      </w:r>
    </w:p>
    <w:p w14:paraId="73808D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a registered charitable trust in India connecting generosity to real needs across health, communities, animals, and environmental causes. Donations are eligible for CSR and 80G tax benefits.</w:t>
      </w:r>
    </w:p>
    <w:p w14:paraId="25B5F14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347953F">
          <v:rect id="_x0000_i1280" alt="" style="width:451.3pt;height:.05pt;mso-width-percent:0;mso-height-percent:0;mso-width-percent:0;mso-height-percent:0" o:hralign="center" o:hrstd="t" o:hr="t" fillcolor="#a0a0a0" stroked="f"/>
        </w:pict>
      </w:r>
    </w:p>
    <w:p w14:paraId="4FF65E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If you’d like, I can also show you </w:t>
      </w:r>
      <w:r w:rsidRPr="00341D20">
        <w:rPr>
          <w:rFonts w:ascii="Helvetica" w:eastAsia="Times New Roman" w:hAnsi="Helvetica" w:cs="Times New Roman"/>
          <w:b/>
          <w:bCs/>
          <w:kern w:val="0"/>
          <w:sz w:val="18"/>
          <w:szCs w:val="18"/>
          <w:lang w:eastAsia="en-GB"/>
          <w14:ligatures w14:val="none"/>
        </w:rPr>
        <w:t>2 small improvements to this About page that dramatically increase donor trust (used by charity:water and GiveIndia)</w:t>
      </w:r>
      <w:r w:rsidRPr="00341D20">
        <w:rPr>
          <w:rFonts w:ascii="Helvetica" w:eastAsia="Times New Roman" w:hAnsi="Helvetica" w:cs="Times New Roman"/>
          <w:kern w:val="0"/>
          <w:sz w:val="18"/>
          <w:szCs w:val="18"/>
          <w:lang w:eastAsia="en-GB"/>
          <w14:ligatures w14:val="none"/>
        </w:rPr>
        <w:t xml:space="preserve"> without adding much more content.</w:t>
      </w:r>
    </w:p>
    <w:p w14:paraId="39A1A929" w14:textId="77777777" w:rsidR="00341D20" w:rsidRPr="00341D20" w:rsidRDefault="00341D20" w:rsidP="00341D20">
      <w:pPr>
        <w:spacing w:line="240" w:lineRule="auto"/>
        <w:rPr>
          <w:rFonts w:ascii="Helvetica" w:hAnsi="Helvetica"/>
          <w:sz w:val="18"/>
          <w:szCs w:val="18"/>
        </w:rPr>
      </w:pPr>
    </w:p>
    <w:p w14:paraId="09E36D2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Our Commitment to Transparency</w:t>
      </w:r>
    </w:p>
    <w:p w14:paraId="74E024A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5EBC5B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began as a deeply personal initiative driven by compassion and responsibility.</w:t>
      </w:r>
    </w:p>
    <w:p w14:paraId="510C87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C63F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many years, the work of the foundation was supported through personal contributions from our trustees, family members, and close supporters. As we now begin inviting public participation, we remain committed to maintaining the same values of integrity, accountability, and care.</w:t>
      </w:r>
    </w:p>
    <w:p w14:paraId="1880B2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C3F694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contribution received is used thoughtfully to support initiatives on the ground across our seven pillars of hope.</w:t>
      </w:r>
    </w:p>
    <w:p w14:paraId="47B653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8AE7B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Donors receive updates showing how their generosity is creating real impact, and we strive to keep administrative and operational costs minimal so that the maximum possible support reaches those who need it most.</w:t>
      </w:r>
    </w:p>
    <w:p w14:paraId="18B50B8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8822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Our promise is simple: </w:t>
      </w:r>
      <w:r w:rsidRPr="00341D20">
        <w:rPr>
          <w:rFonts w:ascii="Helvetica" w:eastAsia="Times New Roman" w:hAnsi="Helvetica" w:cs="Times New Roman"/>
          <w:b/>
          <w:bCs/>
          <w:kern w:val="0"/>
          <w:sz w:val="18"/>
          <w:szCs w:val="18"/>
          <w:lang w:eastAsia="en-GB"/>
          <w14:ligatures w14:val="none"/>
        </w:rPr>
        <w:t>every act of generosity will be treated with respect, responsibility, and transparency.</w:t>
      </w:r>
    </w:p>
    <w:p w14:paraId="25A5DD4C"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RKM Foundation was inspired by a deeply personal journey of compassion and responsibility.</w:t>
      </w:r>
    </w:p>
    <w:p w14:paraId="67277FDA" w14:textId="77777777" w:rsidR="00341D20" w:rsidRPr="00341D20" w:rsidRDefault="00341D20" w:rsidP="00341D20">
      <w:pPr>
        <w:pStyle w:val="p2"/>
        <w:rPr>
          <w:rFonts w:ascii="Helvetica" w:hAnsi="Helvetica"/>
          <w:sz w:val="18"/>
          <w:szCs w:val="18"/>
        </w:rPr>
      </w:pPr>
    </w:p>
    <w:p w14:paraId="7160C6D4" w14:textId="77777777" w:rsidR="00341D20" w:rsidRPr="00341D20" w:rsidRDefault="00341D20" w:rsidP="00341D20">
      <w:pPr>
        <w:pStyle w:val="p3"/>
        <w:rPr>
          <w:rFonts w:ascii="Helvetica" w:hAnsi="Helvetica"/>
          <w:sz w:val="18"/>
          <w:szCs w:val="18"/>
        </w:rPr>
      </w:pPr>
      <w:r w:rsidRPr="00341D20">
        <w:rPr>
          <w:rFonts w:ascii="Helvetica" w:hAnsi="Helvetica"/>
          <w:b/>
          <w:bCs/>
          <w:sz w:val="18"/>
          <w:szCs w:val="18"/>
        </w:rPr>
        <w:t xml:space="preserve">Read the story that started it all </w:t>
      </w:r>
      <w:r w:rsidRPr="00341D20">
        <w:rPr>
          <w:b/>
          <w:bCs/>
          <w:sz w:val="18"/>
          <w:szCs w:val="18"/>
        </w:rPr>
        <w:t>→</w:t>
      </w:r>
    </w:p>
    <w:p w14:paraId="28B89DCA" w14:textId="77777777" w:rsidR="00341D20" w:rsidRPr="00341D20" w:rsidRDefault="00341D20" w:rsidP="00341D20">
      <w:pPr>
        <w:pStyle w:val="p2"/>
        <w:rPr>
          <w:rFonts w:ascii="Helvetica" w:hAnsi="Helvetica"/>
          <w:sz w:val="18"/>
          <w:szCs w:val="18"/>
        </w:rPr>
      </w:pPr>
    </w:p>
    <w:p w14:paraId="4D8A2214"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(Link this to the blog article containing your Tobler story.)</w:t>
      </w:r>
    </w:p>
    <w:p w14:paraId="474A2EFC" w14:textId="77777777" w:rsidR="00341D20" w:rsidRPr="00341D20" w:rsidRDefault="00341D20" w:rsidP="00341D20">
      <w:pPr>
        <w:spacing w:line="240" w:lineRule="auto"/>
        <w:rPr>
          <w:rFonts w:ascii="Helvetica" w:hAnsi="Helvetica"/>
          <w:sz w:val="18"/>
          <w:szCs w:val="18"/>
        </w:rPr>
      </w:pPr>
    </w:p>
    <w:p w14:paraId="50B1BC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Your Generosity Turns Compassion Into Action</w:t>
      </w:r>
    </w:p>
    <w:p w14:paraId="4D94405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B423885">
          <v:rect id="_x0000_i1279" alt="" style="width:451.3pt;height:.05pt;mso-width-percent:0;mso-height-percent:0;mso-width-percent:0;mso-height-percent:0" o:hralign="center" o:hrstd="t" o:hr="t" fillcolor="#a0a0a0" stroked="f"/>
        </w:pict>
      </w:r>
    </w:p>
    <w:p w14:paraId="4B74E315"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Choose Where Your Donation Goes</w:t>
      </w:r>
    </w:p>
    <w:p w14:paraId="5E386D2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Animal Shelter </w:t>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t xml:space="preserve">                  </w:t>
      </w:r>
      <w:r w:rsidRPr="00341D20">
        <w:rPr>
          <w:rFonts w:ascii="Helvetica" w:eastAsia="Times New Roman" w:hAnsi="Helvetica" w:cs="Times New Roman"/>
          <w:kern w:val="0"/>
          <w:sz w:val="18"/>
          <w:szCs w:val="18"/>
          <w:lang w:eastAsia="en-GB"/>
          <w14:ligatures w14:val="none"/>
        </w:rPr>
        <w:br/>
        <w:t xml:space="preserve">Ongoing Care - Supports Rescued Animals                 </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Auto-Synced From Home Page</w:t>
      </w:r>
      <w:r w:rsidRPr="00341D20">
        <w:rPr>
          <w:rFonts w:ascii="Helvetica" w:eastAsia="Times New Roman" w:hAnsi="Helvetica" w:cs="Times New Roman"/>
          <w:kern w:val="0"/>
          <w:sz w:val="18"/>
          <w:szCs w:val="18"/>
          <w:lang w:eastAsia="en-GB"/>
          <w14:ligatures w14:val="none"/>
        </w:rPr>
        <w:br/>
        <w:t>This Month’s Focus - Recommended</w:t>
      </w:r>
    </w:p>
    <w:p w14:paraId="35C13B4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4BCF85CB">
          <v:rect id="_x0000_i1278" alt="" style="width:451.3pt;height:.05pt;mso-width-percent:0;mso-height-percent:0;mso-width-percent:0;mso-height-percent:0" o:hralign="center" o:hrstd="t" o:hr="t" fillcolor="#a0a0a0" stroked="f"/>
        </w:pict>
      </w:r>
    </w:p>
    <w:p w14:paraId="510CDEA6"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Choose How You’d Like To Give</w:t>
      </w:r>
    </w:p>
    <w:p w14:paraId="75C672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Give Once </w:t>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p>
    <w:p w14:paraId="592EFC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Give Monthly </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00F11105">
        <w:rPr>
          <w:rFonts w:ascii="Helvetica" w:eastAsia="Times New Roman" w:hAnsi="Helvetica" w:cs="Times New Roman"/>
          <w:noProof/>
          <w:kern w:val="0"/>
          <w:sz w:val="18"/>
          <w:szCs w:val="18"/>
          <w:lang w:eastAsia="en-GB"/>
        </w:rPr>
        <w:pict w14:anchorId="7E08059A">
          <v:rect id="_x0000_i1277" alt="" style="width:451.3pt;height:.05pt;mso-width-percent:0;mso-height-percent:0;mso-width-percent:0;mso-height-percent:0" o:hralign="center" o:hrstd="t" o:hr="t" fillcolor="#a0a0a0" stroked="f"/>
        </w:pict>
      </w:r>
    </w:p>
    <w:p w14:paraId="7AA959C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Choose An Amount To Donate</w:t>
      </w:r>
    </w:p>
    <w:p w14:paraId="4DE5E6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₹5,000 </w:t>
      </w:r>
      <w:r w:rsidRPr="00341D20">
        <w:rPr>
          <w:rFonts w:ascii="Helvetica" w:eastAsia="Times New Roman" w:hAnsi="Helvetica" w:cs="Times New Roman"/>
          <w:kern w:val="0"/>
          <w:sz w:val="18"/>
          <w:szCs w:val="18"/>
          <w:lang w:eastAsia="en-GB"/>
          <w14:ligatures w14:val="none"/>
        </w:rPr>
        <w:tab/>
      </w:r>
      <w:r w:rsidRPr="00341D20">
        <w:rPr>
          <w:rFonts w:ascii="Helvetica" w:eastAsia="Times New Roman" w:hAnsi="Helvetica" w:cs="Times New Roman"/>
          <w:kern w:val="0"/>
          <w:sz w:val="18"/>
          <w:szCs w:val="18"/>
          <w:lang w:eastAsia="en-GB"/>
          <w14:ligatures w14:val="none"/>
        </w:rPr>
        <w:tab/>
      </w:r>
    </w:p>
    <w:p w14:paraId="07CF94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₹10,000 </w:t>
      </w:r>
      <w:r w:rsidRPr="00341D20">
        <w:rPr>
          <w:rFonts w:ascii="Helvetica" w:eastAsia="Times New Roman" w:hAnsi="Helvetica" w:cs="Times New Roman"/>
          <w:i/>
          <w:iCs/>
          <w:kern w:val="0"/>
          <w:sz w:val="18"/>
          <w:szCs w:val="18"/>
          <w:lang w:eastAsia="en-GB"/>
          <w14:ligatures w14:val="none"/>
        </w:rPr>
        <w:t xml:space="preserve">(Most Chosen) </w:t>
      </w:r>
      <w:r w:rsidRPr="00341D20">
        <w:rPr>
          <w:rFonts w:ascii="Helvetica" w:eastAsia="Times New Roman" w:hAnsi="Helvetica" w:cs="Times New Roman"/>
          <w:kern w:val="0"/>
          <w:sz w:val="18"/>
          <w:szCs w:val="18"/>
          <w:lang w:eastAsia="en-GB"/>
          <w14:ligatures w14:val="none"/>
        </w:rPr>
        <w:tab/>
      </w:r>
    </w:p>
    <w:p w14:paraId="4187872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₹25,000</w:t>
      </w:r>
    </w:p>
    <w:p w14:paraId="075939B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Other Amount: ₹ ______</w:t>
      </w:r>
    </w:p>
    <w:p w14:paraId="0506F0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Donations are accepted from ₹1,000 onwards to maximise impact.</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i/>
          <w:iCs/>
          <w:kern w:val="0"/>
          <w:sz w:val="18"/>
          <w:szCs w:val="18"/>
          <w:lang w:eastAsia="en-GB"/>
          <w14:ligatures w14:val="none"/>
        </w:rPr>
        <w:t>(Validation message should appear only if the entered amount is below ₹1,000.)</w:t>
      </w:r>
    </w:p>
    <w:p w14:paraId="7639B78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6800CA3">
          <v:rect id="_x0000_i1276" alt="" style="width:451.3pt;height:.05pt;mso-width-percent:0;mso-height-percent:0;mso-width-percent:0;mso-height-percent:0" o:hralign="center" o:hrstd="t" o:hr="t" fillcolor="#a0a0a0" stroked="f"/>
        </w:pict>
      </w:r>
    </w:p>
    <w:p w14:paraId="1F41CE0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highlight w:val="yellow"/>
          <w:lang w:eastAsia="en-GB"/>
          <w14:ligatures w14:val="none"/>
        </w:rPr>
      </w:pPr>
      <w:r w:rsidRPr="00341D20">
        <w:rPr>
          <w:rFonts w:ascii="Helvetica" w:eastAsia="Times New Roman" w:hAnsi="Helvetica" w:cs="Times New Roman"/>
          <w:b/>
          <w:bCs/>
          <w:kern w:val="36"/>
          <w:sz w:val="18"/>
          <w:szCs w:val="18"/>
          <w:highlight w:val="yellow"/>
          <w:lang w:eastAsia="en-GB"/>
          <w14:ligatures w14:val="none"/>
        </w:rPr>
        <w:t>Your Impact</w:t>
      </w:r>
    </w:p>
    <w:p w14:paraId="3A8A51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highlight w:val="yellow"/>
          <w:lang w:eastAsia="en-GB"/>
          <w14:ligatures w14:val="none"/>
        </w:rPr>
      </w:pPr>
      <w:r w:rsidRPr="00341D20">
        <w:rPr>
          <w:rFonts w:ascii="Helvetica" w:eastAsia="Times New Roman" w:hAnsi="Helvetica" w:cs="Times New Roman"/>
          <w:kern w:val="0"/>
          <w:sz w:val="18"/>
          <w:szCs w:val="18"/>
          <w:highlight w:val="yellow"/>
          <w:lang w:eastAsia="en-GB"/>
          <w14:ligatures w14:val="none"/>
        </w:rPr>
        <w:t>• ₹5,000 supports food and daily care for rescued animals</w:t>
      </w:r>
    </w:p>
    <w:p w14:paraId="675F4C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highlight w:val="yellow"/>
          <w:lang w:eastAsia="en-GB"/>
          <w14:ligatures w14:val="none"/>
        </w:rPr>
      </w:pPr>
      <w:r w:rsidRPr="00341D20">
        <w:rPr>
          <w:rFonts w:ascii="Helvetica" w:eastAsia="Times New Roman" w:hAnsi="Helvetica" w:cs="Times New Roman"/>
          <w:kern w:val="0"/>
          <w:sz w:val="18"/>
          <w:szCs w:val="18"/>
          <w:highlight w:val="yellow"/>
          <w:lang w:eastAsia="en-GB"/>
          <w14:ligatures w14:val="none"/>
        </w:rPr>
        <w:t>• ₹7,000 covers neutering surgery and recovery</w:t>
      </w:r>
    </w:p>
    <w:p w14:paraId="4DFA1E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highlight w:val="yellow"/>
          <w:lang w:eastAsia="en-GB"/>
          <w14:ligatures w14:val="none"/>
        </w:rPr>
      </w:pPr>
      <w:r w:rsidRPr="00341D20">
        <w:rPr>
          <w:rFonts w:ascii="Helvetica" w:eastAsia="Times New Roman" w:hAnsi="Helvetica" w:cs="Times New Roman"/>
          <w:kern w:val="0"/>
          <w:sz w:val="18"/>
          <w:szCs w:val="18"/>
          <w:highlight w:val="yellow"/>
          <w:lang w:eastAsia="en-GB"/>
          <w14:ligatures w14:val="none"/>
        </w:rPr>
        <w:t>• ₹10,000 builds a kennel or funds emergency treatment</w:t>
      </w:r>
    </w:p>
    <w:p w14:paraId="0F6F4C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highlight w:val="yellow"/>
          <w:lang w:eastAsia="en-GB"/>
          <w14:ligatures w14:val="none"/>
        </w:rPr>
        <w:t>Designer Note: Display supporting image with short captions referencing Animal Shelter and Monthly Focus.</w:t>
      </w:r>
    </w:p>
    <w:p w14:paraId="3BDB024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E7861ED">
          <v:rect id="_x0000_i1275" alt="" style="width:451.3pt;height:.05pt;mso-width-percent:0;mso-height-percent:0;mso-width-percent:0;mso-height-percent:0" o:hralign="center" o:hrstd="t" o:hr="t" fillcolor="#a0a0a0" stroked="f"/>
        </w:pict>
      </w:r>
    </w:p>
    <w:p w14:paraId="5BF2E5B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highlight w:val="yellow"/>
          <w:lang w:eastAsia="en-GB"/>
          <w14:ligatures w14:val="none"/>
        </w:rPr>
      </w:pPr>
      <w:r w:rsidRPr="00341D20">
        <w:rPr>
          <w:rFonts w:ascii="Helvetica" w:eastAsia="Times New Roman" w:hAnsi="Helvetica" w:cs="Times New Roman"/>
          <w:b/>
          <w:bCs/>
          <w:kern w:val="36"/>
          <w:sz w:val="18"/>
          <w:szCs w:val="18"/>
          <w:lang w:eastAsia="en-GB"/>
          <w14:ligatures w14:val="none"/>
        </w:rPr>
        <w:t>Your Details</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t>Full Name* [Text Input]</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Email ID* [Text Input]</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Mobile Number* [Phone Input with +91 prefix]</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Address* [Text Area – Single Field]</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 xml:space="preserve">Entering your </w:t>
      </w:r>
      <w:r w:rsidRPr="00341D20">
        <w:rPr>
          <w:rFonts w:ascii="Helvetica" w:eastAsia="Times New Roman" w:hAnsi="Helvetica" w:cs="Times New Roman"/>
          <w:b/>
          <w:bCs/>
          <w:kern w:val="0"/>
          <w:sz w:val="18"/>
          <w:szCs w:val="18"/>
          <w:lang w:eastAsia="en-GB"/>
          <w14:ligatures w14:val="none"/>
        </w:rPr>
        <w:t>pincode</w:t>
      </w:r>
      <w:r w:rsidRPr="00341D20">
        <w:rPr>
          <w:rFonts w:ascii="Helvetica" w:eastAsia="Times New Roman" w:hAnsi="Helvetica" w:cs="Times New Roman"/>
          <w:kern w:val="0"/>
          <w:sz w:val="18"/>
          <w:szCs w:val="18"/>
          <w:lang w:eastAsia="en-GB"/>
          <w14:ligatures w14:val="none"/>
        </w:rPr>
        <w:t xml:space="preserve"> will auto-fill the city and state.</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Pincode* [Number Input – 6 digits]</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City [Auto-filled – not editable]</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State [Auto-filled – not editable]</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36"/>
          <w:sz w:val="18"/>
          <w:szCs w:val="18"/>
          <w:lang w:eastAsia="en-GB"/>
          <w14:ligatures w14:val="none"/>
        </w:rPr>
        <w:t xml:space="preserve">PAN Number </w:t>
      </w:r>
      <w:r w:rsidRPr="00341D20">
        <w:rPr>
          <w:rFonts w:ascii="Helvetica" w:eastAsia="Times New Roman" w:hAnsi="Helvetica" w:cs="Times New Roman"/>
          <w:kern w:val="0"/>
          <w:sz w:val="18"/>
          <w:szCs w:val="18"/>
          <w:lang w:eastAsia="en-GB"/>
          <w14:ligatures w14:val="none"/>
        </w:rPr>
        <w:t>[Text Input]</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kern w:val="0"/>
          <w:sz w:val="18"/>
          <w:szCs w:val="18"/>
          <w:lang w:eastAsia="en-GB"/>
          <w14:ligatures w14:val="none"/>
        </w:rPr>
        <w:t>PAN is required to issue an 80G certificate as per Income Tax law.</w:t>
      </w:r>
      <w:r w:rsidRPr="00341D20">
        <w:rPr>
          <w:rFonts w:ascii="Helvetica" w:eastAsia="Times New Roman" w:hAnsi="Helvetica" w:cs="Times New Roman"/>
          <w:kern w:val="0"/>
          <w:sz w:val="18"/>
          <w:szCs w:val="18"/>
          <w:lang w:eastAsia="en-GB"/>
          <w14:ligatures w14:val="none"/>
        </w:rPr>
        <w:br/>
        <w:t>Without PAN, only a standard donation receipt will be issued and an 80G certificate cannot be generated.</w:t>
      </w:r>
    </w:p>
    <w:p w14:paraId="106440E1" w14:textId="77777777" w:rsidR="00341D20" w:rsidRPr="00341D20" w:rsidRDefault="00F11105" w:rsidP="00341D20">
      <w:pPr>
        <w:pStyle w:val="p1"/>
        <w:rPr>
          <w:rFonts w:ascii="Helvetica" w:hAnsi="Helvetica"/>
          <w:sz w:val="18"/>
          <w:szCs w:val="18"/>
        </w:rPr>
      </w:pPr>
      <w:r w:rsidRPr="00F11105">
        <w:rPr>
          <w:rFonts w:ascii="Helvetica" w:hAnsi="Helvetica"/>
          <w:noProof/>
          <w:sz w:val="18"/>
          <w:szCs w:val="18"/>
          <w14:ligatures w14:val="standardContextual"/>
        </w:rPr>
        <w:pict w14:anchorId="098108EA">
          <v:rect id="_x0000_i1274" alt="" style="width:451.3pt;height:.05pt;mso-width-percent:0;mso-height-percent:0;mso-width-percent:0;mso-height-percent:0" o:hralign="center" o:hrstd="t" o:hr="t" fillcolor="#a0a0a0" stroked="f"/>
        </w:pict>
      </w:r>
    </w:p>
    <w:p w14:paraId="7119BA9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Make This Donation Anonymous</w:t>
      </w:r>
    </w:p>
    <w:p w14:paraId="031774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name will not be displayed publicly. Receipts and compliance records will still be maintained.</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i/>
          <w:iCs/>
          <w:kern w:val="0"/>
          <w:sz w:val="18"/>
          <w:szCs w:val="18"/>
          <w:lang w:eastAsia="en-GB"/>
          <w14:ligatures w14:val="none"/>
        </w:rPr>
        <w:t>(This explanation should appear only when the checkbox is selected.)</w:t>
      </w:r>
    </w:p>
    <w:p w14:paraId="35CF61B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By proceeding, you confirm that you are an Indian citizen and that this donation is being made from your own funds through an India-based account in INR. Foreign donations are not accepted through this form.</w:t>
      </w:r>
      <w:r w:rsidRPr="00341D20">
        <w:rPr>
          <w:rFonts w:ascii="Helvetica" w:eastAsia="Times New Roman" w:hAnsi="Helvetica" w:cs="Times New Roman"/>
          <w:kern w:val="0"/>
          <w:sz w:val="18"/>
          <w:szCs w:val="18"/>
          <w:lang w:eastAsia="en-GB"/>
          <w14:ligatures w14:val="none"/>
        </w:rPr>
        <w:br/>
        <w:t>All information shared is kept strictly confidential and used only for regulatory compliance and donor communication.</w:t>
      </w:r>
      <w:r w:rsidRPr="00341D20">
        <w:rPr>
          <w:rFonts w:ascii="Helvetica" w:eastAsia="Times New Roman" w:hAnsi="Helvetica" w:cs="Times New Roman"/>
          <w:b/>
          <w:bCs/>
          <w:kern w:val="36"/>
          <w:sz w:val="18"/>
          <w:szCs w:val="18"/>
          <w:lang w:eastAsia="en-GB"/>
          <w14:ligatures w14:val="none"/>
        </w:rPr>
        <w:br/>
      </w:r>
      <w:r w:rsidRPr="00341D20">
        <w:rPr>
          <w:rFonts w:ascii="Helvetica" w:eastAsia="Times New Roman" w:hAnsi="Helvetica" w:cs="Times New Roman"/>
          <w:b/>
          <w:bCs/>
          <w:kern w:val="36"/>
          <w:sz w:val="18"/>
          <w:szCs w:val="18"/>
          <w:lang w:eastAsia="en-GB"/>
          <w14:ligatures w14:val="none"/>
        </w:rPr>
        <w:br/>
        <w:t>Proceed To Payment</w:t>
      </w:r>
    </w:p>
    <w:p w14:paraId="6FE4A5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Join 1,000+ supporters helping rescued animals across India.</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t>Secure Payment | 80G Deduction | Instant Receipt | Impact Updates</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t>[Display logos: UPI | Credit Card | Debit Card | Net Banking | Wallets]</w:t>
      </w:r>
    </w:p>
    <w:p w14:paraId="319F2F24" w14:textId="77777777" w:rsidR="00341D20" w:rsidRPr="00341D20" w:rsidRDefault="00F11105"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414EC53">
          <v:rect id="_x0000_i1273" alt="" style="width:451.3pt;height:.05pt;mso-width-percent:0;mso-height-percent:0;mso-width-percent:0;mso-height-percent:0" o:hralign="center" o:hrstd="t" o:hr="t" fillcolor="#a0a0a0" stroked="f"/>
        </w:pict>
      </w:r>
    </w:p>
    <w:p w14:paraId="42E0373E" w14:textId="77777777" w:rsidR="00341D20" w:rsidRPr="00341D20" w:rsidRDefault="00341D20" w:rsidP="00341D20">
      <w:pPr>
        <w:pStyle w:val="p1"/>
        <w:rPr>
          <w:rFonts w:ascii="Helvetica" w:hAnsi="Helvetica"/>
          <w:b/>
          <w:bCs/>
          <w:sz w:val="18"/>
          <w:szCs w:val="18"/>
        </w:rPr>
      </w:pPr>
      <w:r w:rsidRPr="00341D20">
        <w:rPr>
          <w:rFonts w:ascii="Helvetica" w:hAnsi="Helvetica"/>
          <w:b/>
          <w:bCs/>
          <w:sz w:val="18"/>
          <w:szCs w:val="18"/>
        </w:rPr>
        <w:t>Prefer Another Way To Give?</w:t>
      </w:r>
    </w:p>
    <w:p w14:paraId="2EB42416"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Donate By Cheque</w:t>
      </w:r>
      <w:r w:rsidRPr="00341D20">
        <w:rPr>
          <w:rFonts w:ascii="Helvetica" w:hAnsi="Helvetica"/>
          <w:sz w:val="18"/>
          <w:szCs w:val="18"/>
        </w:rPr>
        <w:br/>
        <w:t>We’ll arrange a convenient pickup from your home or office.</w:t>
      </w:r>
    </w:p>
    <w:p w14:paraId="4FD91C4F"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Plan A Larger Contribution</w:t>
      </w:r>
      <w:r w:rsidRPr="00341D20">
        <w:rPr>
          <w:rFonts w:ascii="Helvetica" w:hAnsi="Helvetica"/>
          <w:sz w:val="18"/>
          <w:szCs w:val="18"/>
        </w:rPr>
        <w:br/>
        <w:t>For CSR, legacy, memorial, or customised contributions, please email info@rkm.support, and our team will be happy to customise the process for you</w:t>
      </w:r>
    </w:p>
    <w:p w14:paraId="571FE50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34B519">
          <v:rect id="_x0000_i1272" alt="" style="width:451.3pt;height:.05pt;mso-width-percent:0;mso-height-percent:0;mso-width-percent:0;mso-height-percent:0" o:hralign="center" o:hrstd="t" o:hr="t" fillcolor="#a0a0a0" stroked="f"/>
        </w:pict>
      </w:r>
    </w:p>
    <w:p w14:paraId="7DA13D30"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 xml:space="preserve">More Ways To Support </w:t>
      </w:r>
      <w:r w:rsidRPr="00341D20">
        <w:rPr>
          <w:rFonts w:ascii="Helvetica" w:eastAsia="Times New Roman" w:hAnsi="Helvetica" w:cs="Times New Roman"/>
          <w:i/>
          <w:iCs/>
          <w:kern w:val="0"/>
          <w:sz w:val="18"/>
          <w:szCs w:val="18"/>
          <w:lang w:eastAsia="en-GB"/>
          <w14:ligatures w14:val="none"/>
        </w:rPr>
        <w:t>(Display in four boxes side by side)</w:t>
      </w:r>
    </w:p>
    <w:p w14:paraId="2DB554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Give Time — Volunteer With Us</w:t>
      </w:r>
      <w:r w:rsidRPr="00341D20">
        <w:rPr>
          <w:rFonts w:ascii="Helvetica" w:eastAsia="Times New Roman" w:hAnsi="Helvetica" w:cs="Times New Roman"/>
          <w:kern w:val="0"/>
          <w:sz w:val="18"/>
          <w:szCs w:val="18"/>
          <w:lang w:eastAsia="en-GB"/>
          <w14:ligatures w14:val="none"/>
        </w:rPr>
        <w:br/>
        <w:t>Give Skills — Share Your Expertise</w:t>
      </w:r>
      <w:r w:rsidRPr="00341D20">
        <w:rPr>
          <w:rFonts w:ascii="Helvetica" w:eastAsia="Times New Roman" w:hAnsi="Helvetica" w:cs="Times New Roman"/>
          <w:kern w:val="0"/>
          <w:sz w:val="18"/>
          <w:szCs w:val="18"/>
          <w:lang w:eastAsia="en-GB"/>
          <w14:ligatures w14:val="none"/>
        </w:rPr>
        <w:br/>
        <w:t>Give Resources — Donate Essentials</w:t>
      </w:r>
      <w:r w:rsidRPr="00341D20">
        <w:rPr>
          <w:rFonts w:ascii="Helvetica" w:eastAsia="Times New Roman" w:hAnsi="Helvetica" w:cs="Times New Roman"/>
          <w:kern w:val="0"/>
          <w:sz w:val="18"/>
          <w:szCs w:val="18"/>
          <w:lang w:eastAsia="en-GB"/>
          <w14:ligatures w14:val="none"/>
        </w:rPr>
        <w:br/>
        <w:t>Spread The Word — Be A Voice For The Cause</w:t>
      </w:r>
    </w:p>
    <w:p w14:paraId="2085C13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1C78449">
          <v:rect id="_x0000_i1271" alt="" style="width:451.3pt;height:.05pt;mso-width-percent:0;mso-height-percent:0;mso-width-percent:0;mso-height-percent:0" o:hralign="center" o:hrstd="t" o:hr="t" fillcolor="#a0a0a0" stroked="f"/>
        </w:pict>
      </w:r>
    </w:p>
    <w:p w14:paraId="4651F20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Have Questions?</w:t>
      </w:r>
    </w:p>
    <w:p w14:paraId="50C00131"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Check our FAQs below, or reach out to us directly.</w:t>
      </w:r>
      <w:r w:rsidRPr="00341D20">
        <w:rPr>
          <w:rFonts w:ascii="Helvetica" w:eastAsia="Times New Roman" w:hAnsi="Helvetica" w:cs="Times New Roman"/>
          <w:color w:val="000000" w:themeColor="text1"/>
          <w:kern w:val="0"/>
          <w:sz w:val="18"/>
          <w:szCs w:val="18"/>
          <w:lang w:eastAsia="en-GB"/>
          <w14:ligatures w14:val="none"/>
        </w:rPr>
        <w:br/>
        <w:t xml:space="preserve">Email: </w:t>
      </w:r>
      <w:hyperlink r:id="rId5" w:history="1">
        <w:r w:rsidRPr="00341D20">
          <w:rPr>
            <w:rStyle w:val="Hyperlink"/>
            <w:rFonts w:ascii="Helvetica" w:eastAsia="Times New Roman" w:hAnsi="Helvetica" w:cs="Times New Roman"/>
            <w:b/>
            <w:bCs/>
            <w:kern w:val="0"/>
            <w:sz w:val="18"/>
            <w:szCs w:val="18"/>
            <w:lang w:eastAsia="en-GB"/>
            <w14:ligatures w14:val="none"/>
          </w:rPr>
          <w:t>info@rkm.support</w:t>
        </w:r>
      </w:hyperlink>
      <w:r w:rsidRPr="00341D20">
        <w:rPr>
          <w:rFonts w:ascii="Helvetica" w:eastAsia="Times New Roman" w:hAnsi="Helvetica" w:cs="Times New Roman"/>
          <w:color w:val="000000" w:themeColor="text1"/>
          <w:kern w:val="0"/>
          <w:sz w:val="18"/>
          <w:szCs w:val="18"/>
          <w:lang w:eastAsia="en-GB"/>
          <w14:ligatures w14:val="none"/>
        </w:rPr>
        <w:t xml:space="preserve"> I WhatsApp: </w:t>
      </w:r>
      <w:r w:rsidRPr="00341D20">
        <w:rPr>
          <w:rFonts w:ascii="Helvetica" w:eastAsia="Times New Roman" w:hAnsi="Helvetica" w:cs="Times New Roman"/>
          <w:b/>
          <w:bCs/>
          <w:color w:val="000000" w:themeColor="text1"/>
          <w:kern w:val="0"/>
          <w:sz w:val="18"/>
          <w:szCs w:val="18"/>
          <w:lang w:eastAsia="en-GB"/>
          <w14:ligatures w14:val="none"/>
        </w:rPr>
        <w:t>https://wa.me/919920780005</w:t>
      </w:r>
    </w:p>
    <w:p w14:paraId="70FA832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4F3408D">
          <v:rect id="_x0000_i1270" alt="" style="width:451.3pt;height:.05pt;mso-width-percent:0;mso-height-percent:0;mso-width-percent:0;mso-height-percent:0" o:hralign="center" o:hrstd="t" o:hr="t" fillcolor="#a0a0a0" stroked="f"/>
        </w:pict>
      </w:r>
    </w:p>
    <w:p w14:paraId="55872F09" w14:textId="77777777" w:rsidR="00341D20" w:rsidRPr="00341D20" w:rsidRDefault="00341D20" w:rsidP="00341D20">
      <w:pPr>
        <w:spacing w:line="240" w:lineRule="auto"/>
        <w:rPr>
          <w:rFonts w:ascii="Helvetica" w:hAnsi="Helvetica"/>
          <w:sz w:val="18"/>
          <w:szCs w:val="18"/>
        </w:rPr>
      </w:pPr>
    </w:p>
    <w:p w14:paraId="3E2456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 rescued animals every month.</w:t>
      </w:r>
    </w:p>
    <w:p w14:paraId="131515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Pause or cancel anytime by email.</w:t>
      </w:r>
    </w:p>
    <w:p w14:paraId="2AEC710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B89E480">
          <v:rect id="_x0000_i1269" alt="" style="width:451.3pt;height:.05pt;mso-width-percent:0;mso-height-percent:0;mso-width-percent:0;mso-height-percent:0" o:hralign="center" o:hrstd="t" o:hr="t" fillcolor="#a0a0a0" stroked="f"/>
        </w:pict>
      </w:r>
    </w:p>
    <w:p w14:paraId="4BB8C65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F9E6529">
          <v:rect id="_x0000_i1268" alt="" style="width:451.3pt;height:.05pt;mso-width-percent:0;mso-height-percent:0;mso-width-percent:0;mso-height-percent:0" o:hralign="center" o:hrstd="t" o:hr="t" fillcolor="#a0a0a0" stroked="f"/>
        </w:pict>
      </w:r>
    </w:p>
    <w:p w14:paraId="0A9E360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9C6D447">
          <v:rect id="_x0000_i1267" alt="" style="width:451.3pt;height:.05pt;mso-width-percent:0;mso-height-percent:0;mso-width-percent:0;mso-height-percent:0" o:hralign="center" o:hrstd="t" o:hr="t" fillcolor="#a0a0a0" stroked="f"/>
        </w:pict>
      </w:r>
    </w:p>
    <w:p w14:paraId="728A668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DONATION SUCCESS PAGE</w:t>
      </w:r>
    </w:p>
    <w:p w14:paraId="428C42A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Thank You — Your Donation Is Already Helping Animals</w:t>
      </w:r>
    </w:p>
    <w:p w14:paraId="19E5D3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Your donation reference: </w:t>
      </w:r>
      <w:r w:rsidRPr="00341D20">
        <w:rPr>
          <w:rFonts w:ascii="Helvetica" w:eastAsia="Times New Roman" w:hAnsi="Helvetica" w:cs="Times New Roman"/>
          <w:b/>
          <w:bCs/>
          <w:kern w:val="0"/>
          <w:sz w:val="18"/>
          <w:szCs w:val="18"/>
          <w:lang w:eastAsia="en-GB"/>
          <w14:ligatures w14:val="none"/>
        </w:rPr>
        <w:t>#ORDERID</w:t>
      </w:r>
    </w:p>
    <w:p w14:paraId="20DD0B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receipt has been sent to your email.</w:t>
      </w:r>
    </w:p>
    <w:p w14:paraId="5B1BB9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Because of you, rescued animals will receive </w:t>
      </w:r>
      <w:r w:rsidRPr="00341D20">
        <w:rPr>
          <w:rFonts w:ascii="Helvetica" w:eastAsia="Times New Roman" w:hAnsi="Helvetica" w:cs="Times New Roman"/>
          <w:b/>
          <w:bCs/>
          <w:kern w:val="0"/>
          <w:sz w:val="18"/>
          <w:szCs w:val="18"/>
          <w:lang w:eastAsia="en-GB"/>
          <w14:ligatures w14:val="none"/>
        </w:rPr>
        <w:t>food, treatment, and safe shelter</w:t>
      </w:r>
      <w:r w:rsidRPr="00341D20">
        <w:rPr>
          <w:rFonts w:ascii="Helvetica" w:eastAsia="Times New Roman" w:hAnsi="Helvetica" w:cs="Times New Roman"/>
          <w:kern w:val="0"/>
          <w:sz w:val="18"/>
          <w:szCs w:val="18"/>
          <w:lang w:eastAsia="en-GB"/>
          <w14:ligatures w14:val="none"/>
        </w:rPr>
        <w:t>.</w:t>
      </w:r>
    </w:p>
    <w:p w14:paraId="51B6BBD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06B8C17">
          <v:rect id="_x0000_i1266" alt="" style="width:451.3pt;height:.05pt;mso-width-percent:0;mso-height-percent:0;mso-width-percent:0;mso-height-percent:0" o:hralign="center" o:hrstd="t" o:hr="t" fillcolor="#a0a0a0" stroked="f"/>
        </w:pict>
      </w:r>
    </w:p>
    <w:p w14:paraId="6A51DFE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Share Your Support</w:t>
      </w:r>
    </w:p>
    <w:p w14:paraId="620894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Help spread the word and inspire others to support rescued animals.</w:t>
      </w:r>
    </w:p>
    <w:p w14:paraId="7E3DEF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[WhatsApp] [Instagram] [Facebook]</w:t>
      </w:r>
    </w:p>
    <w:p w14:paraId="2919ABC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FFCC847">
          <v:rect id="_x0000_i1265" alt="" style="width:451.3pt;height:.05pt;mso-width-percent:0;mso-height-percent:0;mso-width-percent:0;mso-height-percent:0" o:hralign="center" o:hrstd="t" o:hr="t" fillcolor="#a0a0a0" stroked="f"/>
        </w:pict>
      </w:r>
    </w:p>
    <w:p w14:paraId="58DF1C6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AUTOMATED EMAIL SEQUENCE</w:t>
      </w:r>
    </w:p>
    <w:p w14:paraId="0251569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1 — Instant Donation Receipt</w:t>
      </w:r>
    </w:p>
    <w:p w14:paraId="05748B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Trigger: Payment success</w:t>
      </w:r>
    </w:p>
    <w:p w14:paraId="631A2A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Includes:</w:t>
      </w:r>
    </w:p>
    <w:p w14:paraId="7DDA09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donation receipt</w:t>
      </w:r>
    </w:p>
    <w:p w14:paraId="30BCCB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order reference number</w:t>
      </w:r>
    </w:p>
    <w:p w14:paraId="55E922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confirmation of 80G eligibility</w:t>
      </w:r>
    </w:p>
    <w:p w14:paraId="6BD531C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thank-you message</w:t>
      </w:r>
    </w:p>
    <w:p w14:paraId="6CE337F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96B37E3">
          <v:rect id="_x0000_i1264" alt="" style="width:451.3pt;height:.05pt;mso-width-percent:0;mso-height-percent:0;mso-width-percent:0;mso-height-percent:0" o:hralign="center" o:hrstd="t" o:hr="t" fillcolor="#a0a0a0" stroked="f"/>
        </w:pict>
      </w:r>
    </w:p>
    <w:p w14:paraId="63E60F9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2 — 14 Day Check-In</w:t>
      </w:r>
    </w:p>
    <w:p w14:paraId="0BF1C5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537E2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Subject:</w:t>
      </w:r>
    </w:p>
    <w:p w14:paraId="5BFDB08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How your donation is helping animals</w:t>
      </w:r>
    </w:p>
    <w:p w14:paraId="2E69D8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DA190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Purpose:</w:t>
      </w:r>
    </w:p>
    <w:p w14:paraId="2A2FF3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901BC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share impact update</w:t>
      </w:r>
    </w:p>
    <w:p w14:paraId="0F8657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reinforce connection</w:t>
      </w:r>
    </w:p>
    <w:p w14:paraId="2FD376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thank donor again</w:t>
      </w:r>
    </w:p>
    <w:p w14:paraId="5E7E06B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4F50C61">
          <v:rect id="_x0000_i1263" alt="" style="width:451.3pt;height:.05pt;mso-width-percent:0;mso-height-percent:0;mso-width-percent:0;mso-height-percent:0" o:hralign="center" o:hrstd="t" o:hr="t" fillcolor="#a0a0a0" stroked="f"/>
        </w:pict>
      </w:r>
    </w:p>
    <w:p w14:paraId="23D4C28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3 — 21 Day Thank You Video</w:t>
      </w:r>
    </w:p>
    <w:p w14:paraId="343838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BDA411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Subject:</w:t>
      </w:r>
    </w:p>
    <w:p w14:paraId="2F00A4E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small thank you from the animals you helped</w:t>
      </w:r>
    </w:p>
    <w:p w14:paraId="46C290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13CB7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Includes:</w:t>
      </w:r>
    </w:p>
    <w:p w14:paraId="014EA5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13039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short shelter video</w:t>
      </w:r>
    </w:p>
    <w:p w14:paraId="722840E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gratitude message</w:t>
      </w:r>
    </w:p>
    <w:p w14:paraId="0D4FBC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invitation to stay connected</w:t>
      </w:r>
    </w:p>
    <w:p w14:paraId="46FF9D2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359BCDA">
          <v:rect id="_x0000_i1262" alt="" style="width:451.3pt;height:.05pt;mso-width-percent:0;mso-height-percent:0;mso-width-percent:0;mso-height-percent:0" o:hralign="center" o:hrstd="t" o:hr="t" fillcolor="#a0a0a0" stroked="f"/>
        </w:pict>
      </w:r>
    </w:p>
    <w:p w14:paraId="573D619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FINAL DONATION FLOW (TECH)</w:t>
      </w:r>
    </w:p>
    <w:p w14:paraId="68D50D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0835E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Donate Page</w:t>
      </w:r>
    </w:p>
    <w:p w14:paraId="5AC8E5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6814F6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Choose Cause</w:t>
      </w:r>
    </w:p>
    <w:p w14:paraId="07458AE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11ED82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Choose Donation Type</w:t>
      </w:r>
    </w:p>
    <w:p w14:paraId="5FBFBA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596789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Choose Amount</w:t>
      </w:r>
    </w:p>
    <w:p w14:paraId="740969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2820C9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Impact Display</w:t>
      </w:r>
    </w:p>
    <w:p w14:paraId="0CD7C0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4C112D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Continue</w:t>
      </w:r>
    </w:p>
    <w:p w14:paraId="49FDD7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2A4536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 Details</w:t>
      </w:r>
    </w:p>
    <w:p w14:paraId="3C39EA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14E417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Razorpay Payment</w:t>
      </w:r>
    </w:p>
    <w:p w14:paraId="0D67FA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68F654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 Success Page</w:t>
      </w:r>
    </w:p>
    <w:p w14:paraId="4D02D1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lastRenderedPageBreak/>
        <w:t>↓</w:t>
      </w:r>
    </w:p>
    <w:p w14:paraId="002B51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Receipt Email</w:t>
      </w:r>
    </w:p>
    <w:p w14:paraId="18DB97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Times New Roman" w:eastAsia="Times New Roman" w:hAnsi="Times New Roman" w:cs="Times New Roman"/>
          <w:kern w:val="0"/>
          <w:sz w:val="18"/>
          <w:szCs w:val="18"/>
          <w:lang w:eastAsia="en-GB"/>
          <w14:ligatures w14:val="none"/>
        </w:rPr>
        <w:t>↓</w:t>
      </w:r>
    </w:p>
    <w:p w14:paraId="3B4AF6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Follow-Up Emails (14 days / 21 days)</w:t>
      </w:r>
    </w:p>
    <w:p w14:paraId="45E040D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5A2C197">
          <v:rect id="_x0000_i1261" alt="" style="width:451.3pt;height:.05pt;mso-width-percent:0;mso-height-percent:0;mso-width-percent:0;mso-height-percent:0" o:hralign="center" o:hrstd="t" o:hr="t" fillcolor="#a0a0a0" stroked="f"/>
        </w:pict>
      </w:r>
    </w:p>
    <w:p w14:paraId="47233837" w14:textId="77777777" w:rsidR="00341D20" w:rsidRPr="00341D20" w:rsidRDefault="00341D20" w:rsidP="00341D20">
      <w:pPr>
        <w:spacing w:line="240" w:lineRule="auto"/>
        <w:rPr>
          <w:rFonts w:ascii="Helvetica" w:hAnsi="Helvetica"/>
          <w:sz w:val="18"/>
          <w:szCs w:val="18"/>
        </w:rPr>
      </w:pPr>
    </w:p>
    <w:p w14:paraId="2D3068D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PAN &amp; 80G Compliance</w:t>
      </w:r>
    </w:p>
    <w:p w14:paraId="353348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83EA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RKM Foundation accepts donations with a minimum contribution of </w:t>
      </w:r>
      <w:r w:rsidRPr="00341D20">
        <w:rPr>
          <w:rFonts w:ascii="Helvetica" w:eastAsia="Times New Roman" w:hAnsi="Helvetica" w:cs="Times New Roman"/>
          <w:b/>
          <w:bCs/>
          <w:kern w:val="0"/>
          <w:sz w:val="18"/>
          <w:szCs w:val="18"/>
          <w:lang w:eastAsia="en-GB"/>
          <w14:ligatures w14:val="none"/>
        </w:rPr>
        <w:t>₹1,000</w:t>
      </w:r>
      <w:r w:rsidRPr="00341D20">
        <w:rPr>
          <w:rFonts w:ascii="Helvetica" w:eastAsia="Times New Roman" w:hAnsi="Helvetica" w:cs="Times New Roman"/>
          <w:kern w:val="0"/>
          <w:sz w:val="18"/>
          <w:szCs w:val="18"/>
          <w:lang w:eastAsia="en-GB"/>
          <w14:ligatures w14:val="none"/>
        </w:rPr>
        <w:t xml:space="preserve">. PAN details are requested for all donations of ₹1,000 and above, as required for issuance of an </w:t>
      </w:r>
      <w:r w:rsidRPr="00341D20">
        <w:rPr>
          <w:rFonts w:ascii="Helvetica" w:eastAsia="Times New Roman" w:hAnsi="Helvetica" w:cs="Times New Roman"/>
          <w:b/>
          <w:bCs/>
          <w:kern w:val="0"/>
          <w:sz w:val="18"/>
          <w:szCs w:val="18"/>
          <w:lang w:eastAsia="en-GB"/>
          <w14:ligatures w14:val="none"/>
        </w:rPr>
        <w:t>80G certificate under applicable Income Tax rules</w:t>
      </w:r>
      <w:r w:rsidRPr="00341D20">
        <w:rPr>
          <w:rFonts w:ascii="Helvetica" w:eastAsia="Times New Roman" w:hAnsi="Helvetica" w:cs="Times New Roman"/>
          <w:kern w:val="0"/>
          <w:sz w:val="18"/>
          <w:szCs w:val="18"/>
          <w:lang w:eastAsia="en-GB"/>
          <w14:ligatures w14:val="none"/>
        </w:rPr>
        <w:t>.</w:t>
      </w:r>
    </w:p>
    <w:p w14:paraId="5ED857D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AED9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PAN details are not provided, a </w:t>
      </w:r>
      <w:r w:rsidRPr="00341D20">
        <w:rPr>
          <w:rFonts w:ascii="Helvetica" w:eastAsia="Times New Roman" w:hAnsi="Helvetica" w:cs="Times New Roman"/>
          <w:b/>
          <w:bCs/>
          <w:kern w:val="0"/>
          <w:sz w:val="18"/>
          <w:szCs w:val="18"/>
          <w:lang w:eastAsia="en-GB"/>
          <w14:ligatures w14:val="none"/>
        </w:rPr>
        <w:t>standard donation receipt</w:t>
      </w:r>
      <w:r w:rsidRPr="00341D20">
        <w:rPr>
          <w:rFonts w:ascii="Helvetica" w:eastAsia="Times New Roman" w:hAnsi="Helvetica" w:cs="Times New Roman"/>
          <w:kern w:val="0"/>
          <w:sz w:val="18"/>
          <w:szCs w:val="18"/>
          <w:lang w:eastAsia="en-GB"/>
          <w14:ligatures w14:val="none"/>
        </w:rPr>
        <w:t xml:space="preserve"> will be issued instead of an 80G certificate.</w:t>
      </w:r>
    </w:p>
    <w:p w14:paraId="4AE7641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9F8C5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Donors may submit PAN details at any time within the </w:t>
      </w:r>
      <w:r w:rsidRPr="00341D20">
        <w:rPr>
          <w:rFonts w:ascii="Helvetica" w:eastAsia="Times New Roman" w:hAnsi="Helvetica" w:cs="Times New Roman"/>
          <w:b/>
          <w:bCs/>
          <w:kern w:val="0"/>
          <w:sz w:val="18"/>
          <w:szCs w:val="18"/>
          <w:lang w:eastAsia="en-GB"/>
          <w14:ligatures w14:val="none"/>
        </w:rPr>
        <w:t>same financial year</w:t>
      </w:r>
      <w:r w:rsidRPr="00341D20">
        <w:rPr>
          <w:rFonts w:ascii="Helvetica" w:eastAsia="Times New Roman" w:hAnsi="Helvetica" w:cs="Times New Roman"/>
          <w:kern w:val="0"/>
          <w:sz w:val="18"/>
          <w:szCs w:val="18"/>
          <w:lang w:eastAsia="en-GB"/>
          <w14:ligatures w14:val="none"/>
        </w:rPr>
        <w:t xml:space="preserve"> to enable issuance of the 80G certificate.</w:t>
      </w:r>
    </w:p>
    <w:p w14:paraId="47B955C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1CCC4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No donations below ₹1,000 are accepted.</w:t>
      </w:r>
    </w:p>
    <w:p w14:paraId="67D65600"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 DONATE PAGE — Add Monthly Donor Update Section</w:t>
      </w:r>
    </w:p>
    <w:p w14:paraId="24AE286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850A83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Place this </w:t>
      </w:r>
      <w:r w:rsidRPr="00341D20">
        <w:rPr>
          <w:rFonts w:ascii="Helvetica" w:eastAsia="Times New Roman" w:hAnsi="Helvetica" w:cs="Times New Roman"/>
          <w:b/>
          <w:bCs/>
          <w:kern w:val="0"/>
          <w:sz w:val="18"/>
          <w:szCs w:val="18"/>
          <w:lang w:eastAsia="en-GB"/>
          <w14:ligatures w14:val="none"/>
        </w:rPr>
        <w:t>below the Impact section OR above the Payment button</w:t>
      </w:r>
      <w:r w:rsidRPr="00341D20">
        <w:rPr>
          <w:rFonts w:ascii="Helvetica" w:eastAsia="Times New Roman" w:hAnsi="Helvetica" w:cs="Times New Roman"/>
          <w:kern w:val="0"/>
          <w:sz w:val="18"/>
          <w:szCs w:val="18"/>
          <w:lang w:eastAsia="en-GB"/>
          <w14:ligatures w14:val="none"/>
        </w:rPr>
        <w:t>.</w:t>
      </w:r>
    </w:p>
    <w:p w14:paraId="5951698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349E79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Monthly Donor Updates</w:t>
      </w:r>
    </w:p>
    <w:p w14:paraId="654732C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773AD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RKM Foundation follows a </w:t>
      </w:r>
      <w:r w:rsidRPr="00341D20">
        <w:rPr>
          <w:rFonts w:ascii="Helvetica" w:eastAsia="Times New Roman" w:hAnsi="Helvetica" w:cs="Times New Roman"/>
          <w:b/>
          <w:bCs/>
          <w:kern w:val="0"/>
          <w:sz w:val="18"/>
          <w:szCs w:val="18"/>
          <w:lang w:eastAsia="en-GB"/>
          <w14:ligatures w14:val="none"/>
        </w:rPr>
        <w:t>visual-first approach to donor updates</w:t>
      </w:r>
      <w:r w:rsidRPr="00341D20">
        <w:rPr>
          <w:rFonts w:ascii="Helvetica" w:eastAsia="Times New Roman" w:hAnsi="Helvetica" w:cs="Times New Roman"/>
          <w:kern w:val="0"/>
          <w:sz w:val="18"/>
          <w:szCs w:val="18"/>
          <w:lang w:eastAsia="en-GB"/>
          <w14:ligatures w14:val="none"/>
        </w:rPr>
        <w:t>, especially during early and growth stages.</w:t>
      </w:r>
    </w:p>
    <w:p w14:paraId="2BCEEE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C9BC30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Donors receive curated photographs and, where available, a </w:t>
      </w:r>
      <w:r w:rsidRPr="00341D20">
        <w:rPr>
          <w:rFonts w:ascii="Helvetica" w:eastAsia="Times New Roman" w:hAnsi="Helvetica" w:cs="Times New Roman"/>
          <w:b/>
          <w:bCs/>
          <w:kern w:val="0"/>
          <w:sz w:val="18"/>
          <w:szCs w:val="18"/>
          <w:lang w:eastAsia="en-GB"/>
          <w14:ligatures w14:val="none"/>
        </w:rPr>
        <w:t>short thank-you message or video from the ground partner NGO</w:t>
      </w:r>
      <w:r w:rsidRPr="00341D20">
        <w:rPr>
          <w:rFonts w:ascii="Helvetica" w:eastAsia="Times New Roman" w:hAnsi="Helvetica" w:cs="Times New Roman"/>
          <w:kern w:val="0"/>
          <w:sz w:val="18"/>
          <w:szCs w:val="18"/>
          <w:lang w:eastAsia="en-GB"/>
          <w14:ligatures w14:val="none"/>
        </w:rPr>
        <w:t>.</w:t>
      </w:r>
    </w:p>
    <w:p w14:paraId="3E968B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08425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maintain dignity, clarity, and simplicity, donor-facing updates avoid beneficiary counts or financial figures.</w:t>
      </w:r>
    </w:p>
    <w:p w14:paraId="58A7FD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FB03D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Detailed numerical reporting is maintained internally for governance, compliance, and audit purposes.</w:t>
      </w:r>
    </w:p>
    <w:p w14:paraId="6735C60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3. DONATE PAGE — Add Legal Confirmation Line</w:t>
      </w:r>
    </w:p>
    <w:p w14:paraId="14FACD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B590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Place this </w:t>
      </w:r>
      <w:r w:rsidRPr="00341D20">
        <w:rPr>
          <w:rFonts w:ascii="Helvetica" w:eastAsia="Times New Roman" w:hAnsi="Helvetica" w:cs="Times New Roman"/>
          <w:b/>
          <w:bCs/>
          <w:kern w:val="0"/>
          <w:sz w:val="18"/>
          <w:szCs w:val="18"/>
          <w:lang w:eastAsia="en-GB"/>
          <w14:ligatures w14:val="none"/>
        </w:rPr>
        <w:t>just above the Donate button</w:t>
      </w:r>
      <w:r w:rsidRPr="00341D20">
        <w:rPr>
          <w:rFonts w:ascii="Helvetica" w:eastAsia="Times New Roman" w:hAnsi="Helvetica" w:cs="Times New Roman"/>
          <w:kern w:val="0"/>
          <w:sz w:val="18"/>
          <w:szCs w:val="18"/>
          <w:lang w:eastAsia="en-GB"/>
          <w14:ligatures w14:val="none"/>
        </w:rPr>
        <w:t>.</w:t>
      </w:r>
    </w:p>
    <w:p w14:paraId="747B417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78A5F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By donating, you confirm you are an </w:t>
      </w:r>
      <w:r w:rsidRPr="00341D20">
        <w:rPr>
          <w:rFonts w:ascii="Helvetica" w:eastAsia="Times New Roman" w:hAnsi="Helvetica" w:cs="Times New Roman"/>
          <w:b/>
          <w:bCs/>
          <w:kern w:val="0"/>
          <w:sz w:val="18"/>
          <w:szCs w:val="18"/>
          <w:lang w:eastAsia="en-GB"/>
          <w14:ligatures w14:val="none"/>
        </w:rPr>
        <w:t>Indian citizen</w:t>
      </w:r>
      <w:r w:rsidRPr="00341D20">
        <w:rPr>
          <w:rFonts w:ascii="Helvetica" w:eastAsia="Times New Roman" w:hAnsi="Helvetica" w:cs="Times New Roman"/>
          <w:kern w:val="0"/>
          <w:sz w:val="18"/>
          <w:szCs w:val="18"/>
          <w:lang w:eastAsia="en-GB"/>
          <w14:ligatures w14:val="none"/>
        </w:rPr>
        <w:t xml:space="preserve"> and agree to </w:t>
      </w:r>
      <w:r w:rsidRPr="00341D20">
        <w:rPr>
          <w:rFonts w:ascii="Helvetica" w:eastAsia="Times New Roman" w:hAnsi="Helvetica" w:cs="Times New Roman"/>
          <w:b/>
          <w:bCs/>
          <w:kern w:val="0"/>
          <w:sz w:val="18"/>
          <w:szCs w:val="18"/>
          <w:lang w:eastAsia="en-GB"/>
          <w14:ligatures w14:val="none"/>
        </w:rPr>
        <w:t>RKM Foundation’s policies listed in the footer.</w:t>
      </w:r>
    </w:p>
    <w:p w14:paraId="5287F82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78C87AC">
          <v:rect id="_x0000_i1260" alt="" style="width:451.3pt;height:.05pt;mso-width-percent:0;mso-height-percent:0;mso-width-percent:0;mso-height-percent:0" o:hralign="center" o:hrstd="t" o:hr="t" fillcolor="#a0a0a0" stroked="f"/>
        </w:pict>
      </w:r>
    </w:p>
    <w:p w14:paraId="4548D5B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4. DONATE PAGE — Add Two Micro Trust Lines</w:t>
      </w:r>
    </w:p>
    <w:p w14:paraId="163C125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9978DC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Place </w:t>
      </w:r>
      <w:r w:rsidRPr="00341D20">
        <w:rPr>
          <w:rFonts w:ascii="Helvetica" w:eastAsia="Times New Roman" w:hAnsi="Helvetica" w:cs="Times New Roman"/>
          <w:b/>
          <w:bCs/>
          <w:kern w:val="0"/>
          <w:sz w:val="18"/>
          <w:szCs w:val="18"/>
          <w:lang w:eastAsia="en-GB"/>
          <w14:ligatures w14:val="none"/>
        </w:rPr>
        <w:t>just below the payment button</w:t>
      </w:r>
      <w:r w:rsidRPr="00341D20">
        <w:rPr>
          <w:rFonts w:ascii="Helvetica" w:eastAsia="Times New Roman" w:hAnsi="Helvetica" w:cs="Times New Roman"/>
          <w:kern w:val="0"/>
          <w:sz w:val="18"/>
          <w:szCs w:val="18"/>
          <w:lang w:eastAsia="en-GB"/>
          <w14:ligatures w14:val="none"/>
        </w:rPr>
        <w:t>.</w:t>
      </w:r>
    </w:p>
    <w:p w14:paraId="6627221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54F1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80G certificate (</w:t>
      </w:r>
      <w:r w:rsidRPr="00341D20">
        <w:rPr>
          <w:rFonts w:ascii="Helvetica" w:eastAsia="Times New Roman" w:hAnsi="Helvetica" w:cs="Times New Roman"/>
          <w:b/>
          <w:bCs/>
          <w:kern w:val="0"/>
          <w:sz w:val="18"/>
          <w:szCs w:val="18"/>
          <w:lang w:eastAsia="en-GB"/>
          <w14:ligatures w14:val="none"/>
        </w:rPr>
        <w:t>Form 10BE</w:t>
      </w:r>
      <w:r w:rsidRPr="00341D20">
        <w:rPr>
          <w:rFonts w:ascii="Helvetica" w:eastAsia="Times New Roman" w:hAnsi="Helvetica" w:cs="Times New Roman"/>
          <w:kern w:val="0"/>
          <w:sz w:val="18"/>
          <w:szCs w:val="18"/>
          <w:lang w:eastAsia="en-GB"/>
          <w14:ligatures w14:val="none"/>
        </w:rPr>
        <w:t>) issued after the end of the financial year</w:t>
      </w:r>
    </w:p>
    <w:p w14:paraId="03CB419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Secure payments via </w:t>
      </w:r>
      <w:r w:rsidRPr="00341D20">
        <w:rPr>
          <w:rFonts w:ascii="Helvetica" w:eastAsia="Times New Roman" w:hAnsi="Helvetica" w:cs="Times New Roman"/>
          <w:b/>
          <w:bCs/>
          <w:kern w:val="0"/>
          <w:sz w:val="18"/>
          <w:szCs w:val="18"/>
          <w:lang w:eastAsia="en-GB"/>
          <w14:ligatures w14:val="none"/>
        </w:rPr>
        <w:t>RBI-compliant payment gateways</w:t>
      </w:r>
    </w:p>
    <w:p w14:paraId="279F4A51" w14:textId="77777777" w:rsidR="00341D20" w:rsidRPr="00341D20" w:rsidRDefault="00341D20" w:rsidP="00341D20">
      <w:pPr>
        <w:spacing w:line="240" w:lineRule="auto"/>
        <w:rPr>
          <w:rFonts w:ascii="Helvetica" w:hAnsi="Helvetica"/>
          <w:sz w:val="18"/>
          <w:szCs w:val="18"/>
        </w:rPr>
      </w:pPr>
    </w:p>
    <w:p w14:paraId="1A1BD940"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FUNDRAISER PAGE</w:t>
      </w:r>
    </w:p>
    <w:p w14:paraId="396A3980"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65D9A35F">
          <v:rect id="_x0000_i1259" alt="" style="width:451.3pt;height:.05pt;mso-width-percent:0;mso-height-percent:0;mso-width-percent:0;mso-height-percent:0" o:hralign="center" o:hrstd="t" o:hr="t" fillcolor="#a0a0a0" stroked="f"/>
        </w:pict>
      </w:r>
    </w:p>
    <w:p w14:paraId="3B2CC7C1" w14:textId="77777777" w:rsidR="00341D20" w:rsidRPr="00341D20" w:rsidRDefault="00341D20" w:rsidP="00341D20">
      <w:pPr>
        <w:spacing w:before="100" w:beforeAutospacing="1" w:after="100" w:afterAutospacing="1" w:line="240" w:lineRule="auto"/>
        <w:outlineLvl w:val="3"/>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Celebrate With Purpose</w:t>
      </w:r>
    </w:p>
    <w:p w14:paraId="3FF8124D" w14:textId="77777777" w:rsidR="00341D20" w:rsidRPr="00341D20" w:rsidRDefault="00341D20" w:rsidP="00341D20">
      <w:pPr>
        <w:pStyle w:val="p1"/>
        <w:rPr>
          <w:rFonts w:ascii="Helvetica" w:hAnsi="Helvetica"/>
          <w:color w:val="000000" w:themeColor="text1"/>
          <w:sz w:val="18"/>
          <w:szCs w:val="18"/>
        </w:rPr>
      </w:pPr>
      <w:r w:rsidRPr="00341D20">
        <w:rPr>
          <w:rFonts w:ascii="Helvetica" w:hAnsi="Helvetica"/>
          <w:color w:val="000000" w:themeColor="text1"/>
          <w:sz w:val="18"/>
          <w:szCs w:val="18"/>
        </w:rPr>
        <w:t>Turn your special day into a fundraiser for rescued animals.</w:t>
      </w:r>
    </w:p>
    <w:p w14:paraId="2AE2EFFC"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Start Your Fundraiser</w:t>
      </w:r>
    </w:p>
    <w:p w14:paraId="5F1D727B"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078A3EF7">
          <v:rect id="_x0000_i1258" alt="" style="width:451.3pt;height:.05pt;mso-width-percent:0;mso-height-percent:0;mso-width-percent:0;mso-height-percent:0" o:hralign="center" o:hrstd="t" o:hr="t" fillcolor="#a0a0a0" stroked="f"/>
        </w:pict>
      </w:r>
    </w:p>
    <w:p w14:paraId="07BDD40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How It Works</w:t>
      </w:r>
    </w:p>
    <w:p w14:paraId="187B768C"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Create</w:t>
      </w:r>
      <w:r w:rsidRPr="00341D20">
        <w:rPr>
          <w:rFonts w:ascii="Helvetica" w:eastAsia="Times New Roman" w:hAnsi="Helvetica" w:cs="Times New Roman"/>
          <w:b/>
          <w:bCs/>
          <w:color w:val="000000" w:themeColor="text1"/>
          <w:kern w:val="0"/>
          <w:sz w:val="18"/>
          <w:szCs w:val="18"/>
          <w:lang w:eastAsia="en-GB"/>
          <w14:ligatures w14:val="none"/>
        </w:rPr>
        <w:br/>
      </w:r>
      <w:r w:rsidRPr="00341D20">
        <w:rPr>
          <w:rFonts w:ascii="Helvetica" w:hAnsi="Helvetica"/>
          <w:color w:val="000000" w:themeColor="text1"/>
          <w:sz w:val="18"/>
          <w:szCs w:val="18"/>
        </w:rPr>
        <w:t>Set your goal and choose the support you want to fund.</w:t>
      </w:r>
    </w:p>
    <w:p w14:paraId="537F8B36"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Share</w:t>
      </w:r>
      <w:r w:rsidRPr="00341D20">
        <w:rPr>
          <w:rFonts w:ascii="Helvetica" w:eastAsia="Times New Roman" w:hAnsi="Helvetica" w:cs="Times New Roman"/>
          <w:color w:val="000000" w:themeColor="text1"/>
          <w:kern w:val="0"/>
          <w:sz w:val="18"/>
          <w:szCs w:val="18"/>
          <w:lang w:eastAsia="en-GB"/>
          <w14:ligatures w14:val="none"/>
        </w:rPr>
        <w:br/>
      </w:r>
      <w:r w:rsidRPr="00341D20">
        <w:rPr>
          <w:rFonts w:ascii="Helvetica" w:hAnsi="Helvetica"/>
          <w:color w:val="000000" w:themeColor="text1"/>
          <w:sz w:val="18"/>
          <w:szCs w:val="18"/>
        </w:rPr>
        <w:t>We give you a personal link and ready-to-use messages to share with friends and family.</w:t>
      </w:r>
    </w:p>
    <w:p w14:paraId="5F0C72DA"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Track &amp; Celebrate</w:t>
      </w:r>
      <w:r w:rsidRPr="00341D20">
        <w:rPr>
          <w:rFonts w:ascii="Helvetica" w:eastAsia="Times New Roman" w:hAnsi="Helvetica" w:cs="Times New Roman"/>
          <w:color w:val="000000" w:themeColor="text1"/>
          <w:kern w:val="0"/>
          <w:sz w:val="18"/>
          <w:szCs w:val="18"/>
          <w:lang w:eastAsia="en-GB"/>
          <w14:ligatures w14:val="none"/>
        </w:rPr>
        <w:br/>
        <w:t>Watch donations come in. We’ll send you updates on the impact you created.</w:t>
      </w:r>
    </w:p>
    <w:p w14:paraId="7B9F0609"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3623592E">
          <v:rect id="_x0000_i1257" alt="" style="width:451.3pt;height:.05pt;mso-width-percent:0;mso-height-percent:0;mso-width-percent:0;mso-height-percent:0" o:hralign="center" o:hrstd="t" o:hr="t" fillcolor="#a0a0a0" stroked="f"/>
        </w:pict>
      </w:r>
    </w:p>
    <w:p w14:paraId="1EB7763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Why People Choose RKM Foundation</w:t>
      </w:r>
    </w:p>
    <w:p w14:paraId="7F3FDC72"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lastRenderedPageBreak/>
        <w:t>You’re In Control</w:t>
      </w:r>
      <w:r w:rsidRPr="00341D20">
        <w:rPr>
          <w:rFonts w:ascii="Helvetica" w:eastAsia="Times New Roman" w:hAnsi="Helvetica" w:cs="Times New Roman"/>
          <w:color w:val="000000" w:themeColor="text1"/>
          <w:kern w:val="0"/>
          <w:sz w:val="18"/>
          <w:szCs w:val="18"/>
          <w:lang w:eastAsia="en-GB"/>
          <w14:ligatures w14:val="none"/>
        </w:rPr>
        <w:br/>
        <w:t>Set your own goal. Choose what your fundraiser supports. It’s your celebration, your way.</w:t>
      </w:r>
    </w:p>
    <w:p w14:paraId="4FF8FCE5"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Easy For Your Friends And Family</w:t>
      </w:r>
      <w:r w:rsidRPr="00341D20">
        <w:rPr>
          <w:rFonts w:ascii="Helvetica" w:eastAsia="Times New Roman" w:hAnsi="Helvetica" w:cs="Times New Roman"/>
          <w:color w:val="000000" w:themeColor="text1"/>
          <w:kern w:val="0"/>
          <w:sz w:val="18"/>
          <w:szCs w:val="18"/>
          <w:lang w:eastAsia="en-GB"/>
          <w14:ligatures w14:val="none"/>
        </w:rPr>
        <w:br/>
        <w:t>They donate in 2 clicks. Instant payment. Automatic tax receipt (80G benefit).</w:t>
      </w:r>
    </w:p>
    <w:p w14:paraId="1E0AC438"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See The Impact</w:t>
      </w:r>
      <w:r w:rsidRPr="00341D20">
        <w:rPr>
          <w:rFonts w:ascii="Helvetica" w:eastAsia="Times New Roman" w:hAnsi="Helvetica" w:cs="Times New Roman"/>
          <w:color w:val="000000" w:themeColor="text1"/>
          <w:kern w:val="0"/>
          <w:sz w:val="18"/>
          <w:szCs w:val="18"/>
          <w:lang w:eastAsia="en-GB"/>
          <w14:ligatures w14:val="none"/>
        </w:rPr>
        <w:br/>
        <w:t>Real updates with photos and stories of the animals you helped.</w:t>
      </w:r>
    </w:p>
    <w:p w14:paraId="1E1668D2"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Safe &amp; Transparent</w:t>
      </w:r>
      <w:r w:rsidRPr="00341D20">
        <w:rPr>
          <w:rFonts w:ascii="Helvetica" w:eastAsia="Times New Roman" w:hAnsi="Helvetica" w:cs="Times New Roman"/>
          <w:color w:val="000000" w:themeColor="text1"/>
          <w:kern w:val="0"/>
          <w:sz w:val="18"/>
          <w:szCs w:val="18"/>
          <w:lang w:eastAsia="en-GB"/>
          <w14:ligatures w14:val="none"/>
        </w:rPr>
        <w:br/>
        <w:t>All funds go directly to RKM Foundation’s animal shelter. No third parties. Fully secure.</w:t>
      </w:r>
    </w:p>
    <w:p w14:paraId="5CBFF6E9"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50C97725">
          <v:rect id="_x0000_i1256" alt="" style="width:451.3pt;height:.05pt;mso-width-percent:0;mso-height-percent:0;mso-width-percent:0;mso-height-percent:0" o:hralign="center" o:hrstd="t" o:hr="t" fillcolor="#a0a0a0" stroked="f"/>
        </w:pict>
      </w:r>
    </w:p>
    <w:p w14:paraId="4B70327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What Will Your Fundraiser Support?</w:t>
      </w:r>
      <w:r w:rsidRPr="00341D20">
        <w:rPr>
          <w:rFonts w:ascii="Helvetica" w:eastAsia="Times New Roman" w:hAnsi="Helvetica" w:cs="Times New Roman"/>
          <w:b/>
          <w:bCs/>
          <w:color w:val="000000" w:themeColor="text1"/>
          <w:kern w:val="0"/>
          <w:sz w:val="18"/>
          <w:szCs w:val="18"/>
          <w:lang w:eastAsia="en-GB"/>
          <w14:ligatures w14:val="none"/>
        </w:rPr>
        <w:br/>
      </w:r>
      <w:r w:rsidRPr="00341D20">
        <w:rPr>
          <w:rFonts w:ascii="Helvetica" w:eastAsia="Times New Roman" w:hAnsi="Helvetica" w:cs="Times New Roman"/>
          <w:color w:val="000000" w:themeColor="text1"/>
          <w:kern w:val="0"/>
          <w:sz w:val="18"/>
          <w:szCs w:val="18"/>
          <w:lang w:eastAsia="en-GB"/>
          <w14:ligatures w14:val="none"/>
        </w:rPr>
        <w:t>When you create your fundraiser, pick what speaks to you:</w:t>
      </w:r>
    </w:p>
    <w:p w14:paraId="2A4C052D"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Monthly Meals</w:t>
      </w:r>
      <w:r w:rsidRPr="00341D20">
        <w:rPr>
          <w:rFonts w:ascii="Helvetica" w:eastAsia="Times New Roman" w:hAnsi="Helvetica" w:cs="Times New Roman"/>
          <w:color w:val="000000" w:themeColor="text1"/>
          <w:kern w:val="0"/>
          <w:sz w:val="18"/>
          <w:szCs w:val="18"/>
          <w:lang w:eastAsia="en-GB"/>
          <w14:ligatures w14:val="none"/>
        </w:rPr>
        <w:br/>
        <w:t>₹2,000 feeds one dog or cat for a month</w:t>
      </w:r>
    </w:p>
    <w:p w14:paraId="416F46F2"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Vaccinations</w:t>
      </w:r>
      <w:r w:rsidRPr="00341D20">
        <w:rPr>
          <w:rFonts w:ascii="Helvetica" w:eastAsia="Times New Roman" w:hAnsi="Helvetica" w:cs="Times New Roman"/>
          <w:color w:val="000000" w:themeColor="text1"/>
          <w:kern w:val="0"/>
          <w:sz w:val="18"/>
          <w:szCs w:val="18"/>
          <w:lang w:eastAsia="en-GB"/>
          <w14:ligatures w14:val="none"/>
        </w:rPr>
        <w:br/>
        <w:t>₹2,000 vaccinates two animals</w:t>
      </w:r>
    </w:p>
    <w:p w14:paraId="65018336"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Neutering &amp; Post-Op Care</w:t>
      </w:r>
      <w:r w:rsidRPr="00341D20">
        <w:rPr>
          <w:rFonts w:ascii="Helvetica" w:eastAsia="Times New Roman" w:hAnsi="Helvetica" w:cs="Times New Roman"/>
          <w:color w:val="000000" w:themeColor="text1"/>
          <w:kern w:val="0"/>
          <w:sz w:val="18"/>
          <w:szCs w:val="18"/>
          <w:lang w:eastAsia="en-GB"/>
          <w14:ligatures w14:val="none"/>
        </w:rPr>
        <w:br/>
        <w:t>₹3,000 for male OR ₹7,000 for female</w:t>
      </w:r>
    </w:p>
    <w:p w14:paraId="06138B88"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Medical Emergency Fund</w:t>
      </w:r>
      <w:r w:rsidRPr="00341D20">
        <w:rPr>
          <w:rFonts w:ascii="Helvetica" w:eastAsia="Times New Roman" w:hAnsi="Helvetica" w:cs="Times New Roman"/>
          <w:color w:val="000000" w:themeColor="text1"/>
          <w:kern w:val="0"/>
          <w:sz w:val="18"/>
          <w:szCs w:val="18"/>
          <w:lang w:eastAsia="en-GB"/>
          <w14:ligatures w14:val="none"/>
        </w:rPr>
        <w:br/>
        <w:t>₹5,000 for emergency treatment or surgery for one dog or cat</w:t>
      </w:r>
    </w:p>
    <w:p w14:paraId="36DC9CE0"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Shelter Support</w:t>
      </w:r>
      <w:r w:rsidRPr="00341D20">
        <w:rPr>
          <w:rFonts w:ascii="Helvetica" w:eastAsia="Times New Roman" w:hAnsi="Helvetica" w:cs="Times New Roman"/>
          <w:color w:val="000000" w:themeColor="text1"/>
          <w:kern w:val="0"/>
          <w:sz w:val="18"/>
          <w:szCs w:val="18"/>
          <w:lang w:eastAsia="en-GB"/>
          <w14:ligatures w14:val="none"/>
        </w:rPr>
        <w:br/>
        <w:t>₹10,000 builds one kennel or supports general shelter needs</w:t>
      </w:r>
      <w:r w:rsidRPr="00341D20">
        <w:rPr>
          <w:rFonts w:ascii="Helvetica" w:eastAsia="Times New Roman" w:hAnsi="Helvetica" w:cs="Times New Roman"/>
          <w:color w:val="000000" w:themeColor="text1"/>
          <w:kern w:val="0"/>
          <w:sz w:val="18"/>
          <w:szCs w:val="18"/>
          <w:lang w:eastAsia="en-GB"/>
          <w14:ligatures w14:val="none"/>
        </w:rPr>
        <w:br/>
      </w:r>
      <w:r w:rsidRPr="00341D20">
        <w:rPr>
          <w:rFonts w:ascii="Helvetica" w:eastAsia="Times New Roman" w:hAnsi="Helvetica" w:cs="Times New Roman"/>
          <w:color w:val="000000" w:themeColor="text1"/>
          <w:kern w:val="0"/>
          <w:sz w:val="18"/>
          <w:szCs w:val="18"/>
          <w:lang w:eastAsia="en-GB"/>
          <w14:ligatures w14:val="none"/>
        </w:rPr>
        <w:br/>
      </w:r>
      <w:r w:rsidRPr="00341D20">
        <w:rPr>
          <w:rFonts w:ascii="Helvetica" w:eastAsia="Times New Roman" w:hAnsi="Helvetica" w:cs="Times New Roman"/>
          <w:b/>
          <w:bCs/>
          <w:color w:val="000000" w:themeColor="text1"/>
          <w:kern w:val="0"/>
          <w:sz w:val="18"/>
          <w:szCs w:val="18"/>
          <w:lang w:eastAsia="en-GB"/>
          <w14:ligatures w14:val="none"/>
        </w:rPr>
        <w:t>Where Needed Most</w:t>
      </w:r>
      <w:r w:rsidRPr="00341D20">
        <w:rPr>
          <w:rFonts w:ascii="Helvetica" w:eastAsia="Times New Roman" w:hAnsi="Helvetica" w:cs="Times New Roman"/>
          <w:color w:val="000000" w:themeColor="text1"/>
          <w:kern w:val="0"/>
          <w:sz w:val="18"/>
          <w:szCs w:val="18"/>
          <w:lang w:eastAsia="en-GB"/>
          <w14:ligatures w14:val="none"/>
        </w:rPr>
        <w:br/>
        <w:t>Your contribution is used where help is needed most at the time</w:t>
      </w:r>
    </w:p>
    <w:p w14:paraId="487B0741"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4309F70C">
          <v:rect id="_x0000_i1255" alt="" style="width:451.3pt;height:.05pt;mso-width-percent:0;mso-height-percent:0;mso-width-percent:0;mso-height-percent:0" o:hralign="center" o:hrstd="t" o:hr="t" fillcolor="#a0a0a0" stroked="f"/>
        </w:pict>
      </w:r>
    </w:p>
    <w:p w14:paraId="32D2263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Popular Fundraiser Ideas</w:t>
      </w:r>
    </w:p>
    <w:p w14:paraId="43104759"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Birthday Fundraiser</w:t>
      </w:r>
      <w:r w:rsidRPr="00341D20">
        <w:rPr>
          <w:rFonts w:ascii="Helvetica" w:eastAsia="Times New Roman" w:hAnsi="Helvetica" w:cs="Times New Roman"/>
          <w:color w:val="000000" w:themeColor="text1"/>
          <w:kern w:val="0"/>
          <w:sz w:val="18"/>
          <w:szCs w:val="18"/>
          <w:lang w:eastAsia="en-GB"/>
          <w14:ligatures w14:val="none"/>
        </w:rPr>
        <w:br/>
        <w:t>“This year, I’m celebrating by helping rescued animals. Join me?”</w:t>
      </w:r>
    </w:p>
    <w:p w14:paraId="628DEC7C"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Anniversary Or Milestone</w:t>
      </w:r>
      <w:r w:rsidRPr="00341D20">
        <w:rPr>
          <w:rFonts w:ascii="Helvetica" w:eastAsia="Times New Roman" w:hAnsi="Helvetica" w:cs="Times New Roman"/>
          <w:color w:val="000000" w:themeColor="text1"/>
          <w:kern w:val="0"/>
          <w:sz w:val="18"/>
          <w:szCs w:val="18"/>
          <w:lang w:eastAsia="en-GB"/>
          <w14:ligatures w14:val="none"/>
        </w:rPr>
        <w:br/>
        <w:t>“Celebrating our special day by giving back to the animal shelter.”</w:t>
      </w:r>
    </w:p>
    <w:p w14:paraId="79B63200"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Fitness Challenge</w:t>
      </w:r>
      <w:r w:rsidRPr="00341D20">
        <w:rPr>
          <w:rFonts w:ascii="Helvetica" w:eastAsia="Times New Roman" w:hAnsi="Helvetica" w:cs="Times New Roman"/>
          <w:color w:val="000000" w:themeColor="text1"/>
          <w:kern w:val="0"/>
          <w:sz w:val="18"/>
          <w:szCs w:val="18"/>
          <w:lang w:eastAsia="en-GB"/>
          <w14:ligatures w14:val="none"/>
        </w:rPr>
        <w:br/>
        <w:t>“Every step I run is a step for change. Sponsor my challenge!”</w:t>
      </w:r>
    </w:p>
    <w:p w14:paraId="5DA92BD9"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23E6801F">
          <v:rect id="_x0000_i1254" alt="" style="width:451.3pt;height:.05pt;mso-width-percent:0;mso-height-percent:0;mso-width-percent:0;mso-height-percent:0" o:hralign="center" o:hrstd="t" o:hr="t" fillcolor="#a0a0a0" stroked="f"/>
        </w:pict>
      </w:r>
    </w:p>
    <w:p w14:paraId="3E041BCB" w14:textId="77777777" w:rsidR="00341D20" w:rsidRPr="00341D20" w:rsidRDefault="00341D20" w:rsidP="00341D20">
      <w:pPr>
        <w:pStyle w:val="p1"/>
        <w:rPr>
          <w:rFonts w:ascii="Helvetica" w:hAnsi="Helvetica"/>
          <w:color w:val="000000" w:themeColor="text1"/>
          <w:sz w:val="18"/>
          <w:szCs w:val="18"/>
        </w:rPr>
      </w:pPr>
      <w:r w:rsidRPr="00341D20">
        <w:rPr>
          <w:rFonts w:ascii="Helvetica" w:hAnsi="Helvetica"/>
          <w:b/>
          <w:bCs/>
          <w:color w:val="000000" w:themeColor="text1"/>
          <w:sz w:val="18"/>
          <w:szCs w:val="18"/>
        </w:rPr>
        <w:t>What You Get</w:t>
      </w:r>
      <w:r w:rsidRPr="00341D20">
        <w:rPr>
          <w:rFonts w:ascii="Helvetica" w:hAnsi="Helvetica"/>
          <w:b/>
          <w:bCs/>
          <w:color w:val="000000" w:themeColor="text1"/>
          <w:sz w:val="18"/>
          <w:szCs w:val="18"/>
        </w:rPr>
        <w:br/>
      </w:r>
      <w:r w:rsidRPr="00341D20">
        <w:rPr>
          <w:rFonts w:ascii="Helvetica" w:hAnsi="Helvetica"/>
          <w:b/>
          <w:bCs/>
          <w:color w:val="000000" w:themeColor="text1"/>
          <w:sz w:val="18"/>
          <w:szCs w:val="18"/>
        </w:rPr>
        <w:br/>
        <w:t>Your Own Fundraiser Page</w:t>
      </w:r>
      <w:r w:rsidRPr="00341D20">
        <w:rPr>
          <w:rFonts w:ascii="Helvetica" w:hAnsi="Helvetica"/>
          <w:b/>
          <w:bCs/>
          <w:color w:val="000000" w:themeColor="text1"/>
          <w:sz w:val="18"/>
          <w:szCs w:val="18"/>
        </w:rPr>
        <w:br/>
      </w:r>
      <w:r w:rsidRPr="00341D20">
        <w:rPr>
          <w:rFonts w:ascii="Helvetica" w:hAnsi="Helvetica"/>
          <w:color w:val="0E0E0E"/>
          <w:sz w:val="18"/>
          <w:szCs w:val="18"/>
        </w:rPr>
        <w:t>With your name, a personal message, and easy ways to share with loved ones.</w:t>
      </w:r>
    </w:p>
    <w:p w14:paraId="3EAB0D2B"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Live Updates</w:t>
      </w:r>
      <w:r w:rsidRPr="00341D20">
        <w:rPr>
          <w:rFonts w:ascii="Helvetica" w:eastAsia="Times New Roman" w:hAnsi="Helvetica" w:cs="Times New Roman"/>
          <w:color w:val="000000" w:themeColor="text1"/>
          <w:kern w:val="0"/>
          <w:sz w:val="18"/>
          <w:szCs w:val="18"/>
          <w:lang w:eastAsia="en-GB"/>
          <w14:ligatures w14:val="none"/>
        </w:rPr>
        <w:br/>
        <w:t>See who donated and how close you are to your goal</w:t>
      </w:r>
    </w:p>
    <w:p w14:paraId="4324FCF8"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lastRenderedPageBreak/>
        <w:t>Impact Proof</w:t>
      </w:r>
      <w:r w:rsidRPr="00341D20">
        <w:rPr>
          <w:rFonts w:ascii="Helvetica" w:eastAsia="Times New Roman" w:hAnsi="Helvetica" w:cs="Times New Roman"/>
          <w:color w:val="000000" w:themeColor="text1"/>
          <w:kern w:val="0"/>
          <w:sz w:val="18"/>
          <w:szCs w:val="18"/>
          <w:lang w:eastAsia="en-GB"/>
          <w14:ligatures w14:val="none"/>
        </w:rPr>
        <w:br/>
        <w:t>Photos and stories of the animals your fundraiser helped</w:t>
      </w:r>
    </w:p>
    <w:p w14:paraId="7D098178"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Tax Receipts For Donors</w:t>
      </w:r>
      <w:r w:rsidRPr="00341D20">
        <w:rPr>
          <w:rFonts w:ascii="Helvetica" w:eastAsia="Times New Roman" w:hAnsi="Helvetica" w:cs="Times New Roman"/>
          <w:color w:val="000000" w:themeColor="text1"/>
          <w:kern w:val="0"/>
          <w:sz w:val="18"/>
          <w:szCs w:val="18"/>
          <w:lang w:eastAsia="en-GB"/>
          <w14:ligatures w14:val="none"/>
        </w:rPr>
        <w:br/>
        <w:t>Everyone gets instant 80G receipt (50% tax benefit)</w:t>
      </w:r>
    </w:p>
    <w:p w14:paraId="70B8CE74"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0B6DD8DB">
          <v:rect id="_x0000_i1253" alt="" style="width:451.3pt;height:.05pt;mso-width-percent:0;mso-height-percent:0;mso-width-percent:0;mso-height-percent:0" o:hralign="center" o:hrstd="t" o:hr="t" fillcolor="#a0a0a0" stroked="f"/>
        </w:pict>
      </w:r>
    </w:p>
    <w:p w14:paraId="7CD52DB3" w14:textId="77777777" w:rsidR="00341D20" w:rsidRPr="00341D20" w:rsidRDefault="00341D20" w:rsidP="00341D20">
      <w:pPr>
        <w:spacing w:after="0" w:line="240" w:lineRule="auto"/>
        <w:rPr>
          <w:rFonts w:ascii="Helvetica" w:eastAsia="Times New Roman" w:hAnsi="Helvetica" w:cs="Times New Roman"/>
          <w:color w:val="000000" w:themeColor="text1"/>
          <w:kern w:val="0"/>
          <w:sz w:val="18"/>
          <w:szCs w:val="18"/>
          <w:lang w:eastAsia="en-GB"/>
          <w14:ligatures w14:val="none"/>
        </w:rPr>
      </w:pPr>
    </w:p>
    <w:p w14:paraId="19472C1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Ready To Start?</w:t>
      </w:r>
    </w:p>
    <w:p w14:paraId="5A72E570"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Start Your Fundraiser</w:t>
      </w:r>
    </w:p>
    <w:p w14:paraId="04D8E24B" w14:textId="77777777" w:rsidR="00341D20" w:rsidRPr="00341D20" w:rsidRDefault="00F11105" w:rsidP="00341D20">
      <w:pPr>
        <w:spacing w:before="100" w:beforeAutospacing="1" w:after="100" w:afterAutospacing="1" w:line="240" w:lineRule="auto"/>
        <w:rPr>
          <w:rFonts w:ascii="Helvetica" w:eastAsia="Times New Roman" w:hAnsi="Helvetica" w:cs="Times New Roman"/>
          <w:b/>
          <w:bCs/>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63678898">
          <v:rect id="_x0000_i1252" alt="" style="width:451.3pt;height:.05pt;mso-width-percent:0;mso-height-percent:0;mso-width-percent:0;mso-height-percent:0" o:hralign="center" o:hrstd="t" o:hr="t" fillcolor="#a0a0a0" stroked="f"/>
        </w:pict>
      </w:r>
    </w:p>
    <w:p w14:paraId="0F6DFA3E" w14:textId="77777777" w:rsidR="00341D20" w:rsidRPr="00341D20" w:rsidRDefault="00341D20" w:rsidP="00341D20">
      <w:pPr>
        <w:pStyle w:val="p1"/>
        <w:rPr>
          <w:rFonts w:ascii="Helvetica" w:hAnsi="Helvetica"/>
          <w:color w:val="000000" w:themeColor="text1"/>
          <w:sz w:val="18"/>
          <w:szCs w:val="18"/>
        </w:rPr>
      </w:pPr>
      <w:r w:rsidRPr="00341D20">
        <w:rPr>
          <w:rFonts w:ascii="Helvetica" w:hAnsi="Helvetica"/>
          <w:b/>
          <w:bCs/>
          <w:color w:val="000000" w:themeColor="text1"/>
          <w:sz w:val="18"/>
          <w:szCs w:val="18"/>
        </w:rPr>
        <w:t>How It Works Safely</w:t>
      </w:r>
    </w:p>
    <w:p w14:paraId="0925C956" w14:textId="77777777" w:rsidR="00341D20" w:rsidRPr="00341D20" w:rsidRDefault="00341D20" w:rsidP="00341D20">
      <w:pPr>
        <w:pStyle w:val="p2"/>
        <w:rPr>
          <w:rFonts w:ascii="Helvetica" w:hAnsi="Helvetica"/>
          <w:color w:val="000000" w:themeColor="text1"/>
          <w:sz w:val="18"/>
          <w:szCs w:val="18"/>
        </w:rPr>
      </w:pPr>
      <w:r w:rsidRPr="00341D20">
        <w:rPr>
          <w:rFonts w:ascii="Helvetica" w:hAnsi="Helvetica"/>
          <w:color w:val="000000" w:themeColor="text1"/>
          <w:sz w:val="18"/>
          <w:szCs w:val="18"/>
        </w:rPr>
        <w:t>All funds go directly to RKM Foundation’s animal shelter programs that we manage and oversee.</w:t>
      </w:r>
      <w:r w:rsidRPr="00341D20">
        <w:rPr>
          <w:rFonts w:ascii="Helvetica" w:hAnsi="Helvetica"/>
          <w:color w:val="000000" w:themeColor="text1"/>
          <w:sz w:val="18"/>
          <w:szCs w:val="18"/>
        </w:rPr>
        <w:br/>
        <w:t>This ensures full transparency, real impact, and compliance with Indian laws.</w:t>
      </w:r>
      <w:r w:rsidRPr="00341D20">
        <w:rPr>
          <w:rFonts w:ascii="Helvetica" w:hAnsi="Helvetica"/>
          <w:color w:val="000000" w:themeColor="text1"/>
          <w:sz w:val="18"/>
          <w:szCs w:val="18"/>
        </w:rPr>
        <w:br/>
        <w:t>Donations are accepted only in Indian Rupees (INR) through India-based payment methods.</w:t>
      </w:r>
      <w:r w:rsidRPr="00341D20">
        <w:rPr>
          <w:rFonts w:ascii="Helvetica" w:hAnsi="Helvetica"/>
          <w:color w:val="000000" w:themeColor="text1"/>
          <w:sz w:val="18"/>
          <w:szCs w:val="18"/>
        </w:rPr>
        <w:br/>
      </w:r>
      <w:r w:rsidRPr="00341D20">
        <w:rPr>
          <w:rFonts w:ascii="Helvetica" w:hAnsi="Helvetica"/>
          <w:b/>
          <w:bCs/>
          <w:color w:val="000000" w:themeColor="text1"/>
          <w:sz w:val="18"/>
          <w:szCs w:val="18"/>
        </w:rPr>
        <w:t>Simple | Safe | Transparent.</w:t>
      </w:r>
    </w:p>
    <w:p w14:paraId="09A98D2F"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7CA14ED4">
          <v:rect id="_x0000_i1251" alt="" style="width:451.3pt;height:.05pt;mso-width-percent:0;mso-height-percent:0;mso-width-percent:0;mso-height-percent:0" o:hralign="center" o:hrstd="t" o:hr="t" fillcolor="#a0a0a0" stroked="f"/>
        </w:pict>
      </w:r>
    </w:p>
    <w:p w14:paraId="489A0C9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Have Questions?</w:t>
      </w:r>
    </w:p>
    <w:p w14:paraId="58E2698D"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Check our FAQs below, or reach out to us directly.</w:t>
      </w:r>
      <w:r w:rsidRPr="00341D20">
        <w:rPr>
          <w:rFonts w:ascii="Helvetica" w:eastAsia="Times New Roman" w:hAnsi="Helvetica" w:cs="Times New Roman"/>
          <w:color w:val="000000" w:themeColor="text1"/>
          <w:kern w:val="0"/>
          <w:sz w:val="18"/>
          <w:szCs w:val="18"/>
          <w:lang w:eastAsia="en-GB"/>
          <w14:ligatures w14:val="none"/>
        </w:rPr>
        <w:br/>
        <w:t xml:space="preserve">Email: </w:t>
      </w:r>
      <w:hyperlink r:id="rId6" w:history="1">
        <w:r w:rsidRPr="00341D20">
          <w:rPr>
            <w:rStyle w:val="Hyperlink"/>
            <w:rFonts w:ascii="Helvetica" w:eastAsia="Times New Roman" w:hAnsi="Helvetica" w:cs="Times New Roman"/>
            <w:b/>
            <w:bCs/>
            <w:kern w:val="0"/>
            <w:sz w:val="18"/>
            <w:szCs w:val="18"/>
            <w:lang w:eastAsia="en-GB"/>
            <w14:ligatures w14:val="none"/>
          </w:rPr>
          <w:t>info@rkm.support</w:t>
        </w:r>
      </w:hyperlink>
      <w:r w:rsidRPr="00341D20">
        <w:rPr>
          <w:rFonts w:ascii="Helvetica" w:eastAsia="Times New Roman" w:hAnsi="Helvetica" w:cs="Times New Roman"/>
          <w:color w:val="000000" w:themeColor="text1"/>
          <w:kern w:val="0"/>
          <w:sz w:val="18"/>
          <w:szCs w:val="18"/>
          <w:lang w:eastAsia="en-GB"/>
          <w14:ligatures w14:val="none"/>
        </w:rPr>
        <w:t xml:space="preserve"> I WhatsApp: </w:t>
      </w:r>
      <w:r w:rsidRPr="00341D20">
        <w:rPr>
          <w:rFonts w:ascii="Helvetica" w:eastAsia="Times New Roman" w:hAnsi="Helvetica" w:cs="Times New Roman"/>
          <w:b/>
          <w:bCs/>
          <w:color w:val="000000" w:themeColor="text1"/>
          <w:kern w:val="0"/>
          <w:sz w:val="18"/>
          <w:szCs w:val="18"/>
          <w:lang w:eastAsia="en-GB"/>
          <w14:ligatures w14:val="none"/>
        </w:rPr>
        <w:t>https://wa.me/919920780005</w:t>
      </w:r>
    </w:p>
    <w:p w14:paraId="00F83EDD" w14:textId="77777777" w:rsidR="00341D20" w:rsidRPr="00341D20" w:rsidRDefault="00F11105" w:rsidP="00341D20">
      <w:pPr>
        <w:spacing w:after="0" w:line="240" w:lineRule="auto"/>
        <w:rPr>
          <w:rFonts w:ascii="Helvetica" w:eastAsia="Times New Roman" w:hAnsi="Helvetica" w:cs="Times New Roman"/>
          <w:color w:val="000000" w:themeColor="text1"/>
          <w:kern w:val="0"/>
          <w:sz w:val="18"/>
          <w:szCs w:val="18"/>
          <w:lang w:eastAsia="en-GB"/>
          <w14:ligatures w14:val="none"/>
        </w:rPr>
      </w:pPr>
      <w:r>
        <w:rPr>
          <w:rFonts w:ascii="Helvetica" w:eastAsia="Times New Roman" w:hAnsi="Helvetica" w:cs="Times New Roman"/>
          <w:noProof/>
          <w:color w:val="000000" w:themeColor="text1"/>
          <w:kern w:val="0"/>
          <w:sz w:val="18"/>
          <w:szCs w:val="18"/>
          <w:lang w:eastAsia="en-GB"/>
        </w:rPr>
        <w:pict w14:anchorId="02C18DEB">
          <v:rect id="_x0000_i1250" alt="" style="width:451.3pt;height:.05pt;mso-width-percent:0;mso-height-percent:0;mso-width-percent:0;mso-height-percent:0" o:hralign="center" o:hrstd="t" o:hr="t" fillcolor="#a0a0a0" stroked="f"/>
        </w:pict>
      </w:r>
    </w:p>
    <w:p w14:paraId="4E904255"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6. FUNDRAISER PAGE — Add Two Lines</w:t>
      </w:r>
    </w:p>
    <w:p w14:paraId="0F4D8A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C72A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Place </w:t>
      </w:r>
      <w:r w:rsidRPr="00341D20">
        <w:rPr>
          <w:rFonts w:ascii="Helvetica" w:eastAsia="Times New Roman" w:hAnsi="Helvetica" w:cs="Times New Roman"/>
          <w:b/>
          <w:bCs/>
          <w:kern w:val="0"/>
          <w:sz w:val="18"/>
          <w:szCs w:val="18"/>
          <w:lang w:eastAsia="en-GB"/>
          <w14:ligatures w14:val="none"/>
        </w:rPr>
        <w:t>below Start Fundraiser section</w:t>
      </w:r>
      <w:r w:rsidRPr="00341D20">
        <w:rPr>
          <w:rFonts w:ascii="Helvetica" w:eastAsia="Times New Roman" w:hAnsi="Helvetica" w:cs="Times New Roman"/>
          <w:kern w:val="0"/>
          <w:sz w:val="18"/>
          <w:szCs w:val="18"/>
          <w:lang w:eastAsia="en-GB"/>
          <w14:ligatures w14:val="none"/>
        </w:rPr>
        <w:t>.</w:t>
      </w:r>
    </w:p>
    <w:p w14:paraId="6FBE7C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9C017A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All funds raised go directly to </w:t>
      </w:r>
      <w:r w:rsidRPr="00341D20">
        <w:rPr>
          <w:rFonts w:ascii="Helvetica" w:eastAsia="Times New Roman" w:hAnsi="Helvetica" w:cs="Times New Roman"/>
          <w:b/>
          <w:bCs/>
          <w:kern w:val="0"/>
          <w:sz w:val="18"/>
          <w:szCs w:val="18"/>
          <w:lang w:eastAsia="en-GB"/>
          <w14:ligatures w14:val="none"/>
        </w:rPr>
        <w:t>RKM Foundation for the Animal Shelter project.</w:t>
      </w:r>
    </w:p>
    <w:p w14:paraId="595798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07B15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Small legal line below:</w:t>
      </w:r>
    </w:p>
    <w:p w14:paraId="5CFA39F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8E05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Donations are subject to </w:t>
      </w:r>
      <w:r w:rsidRPr="00341D20">
        <w:rPr>
          <w:rFonts w:ascii="Helvetica" w:eastAsia="Times New Roman" w:hAnsi="Helvetica" w:cs="Times New Roman"/>
          <w:b/>
          <w:bCs/>
          <w:kern w:val="0"/>
          <w:sz w:val="18"/>
          <w:szCs w:val="18"/>
          <w:lang w:eastAsia="en-GB"/>
          <w14:ligatures w14:val="none"/>
        </w:rPr>
        <w:t>RKM Foundation’s policies listed in the footer.</w:t>
      </w:r>
    </w:p>
    <w:p w14:paraId="117230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B6217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 reassurance line:</w:t>
      </w:r>
    </w:p>
    <w:p w14:paraId="3A2FEA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B41BA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Each donor receives an </w:t>
      </w:r>
      <w:r w:rsidRPr="00341D20">
        <w:rPr>
          <w:rFonts w:ascii="Helvetica" w:eastAsia="Times New Roman" w:hAnsi="Helvetica" w:cs="Times New Roman"/>
          <w:b/>
          <w:bCs/>
          <w:kern w:val="0"/>
          <w:sz w:val="18"/>
          <w:szCs w:val="18"/>
          <w:lang w:eastAsia="en-GB"/>
          <w14:ligatures w14:val="none"/>
        </w:rPr>
        <w:t>instant receipt and eligible 80G certificate.</w:t>
      </w:r>
    </w:p>
    <w:p w14:paraId="03A47A70" w14:textId="77777777" w:rsidR="00341D20" w:rsidRPr="00341D20" w:rsidRDefault="00341D20" w:rsidP="00341D20">
      <w:pPr>
        <w:spacing w:line="240" w:lineRule="auto"/>
        <w:rPr>
          <w:rFonts w:ascii="Helvetica" w:hAnsi="Helvetica"/>
          <w:color w:val="000000" w:themeColor="text1"/>
          <w:sz w:val="18"/>
          <w:szCs w:val="18"/>
        </w:rPr>
      </w:pPr>
    </w:p>
    <w:p w14:paraId="0E1696F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Light The Way</w:t>
      </w:r>
    </w:p>
    <w:p w14:paraId="13A95A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candle you buy helps feed, treat, and protect rescued animals in need.</w:t>
      </w:r>
    </w:p>
    <w:p w14:paraId="63015D6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6E701BE">
          <v:rect id="_x0000_i1249" alt="" style="width:451.3pt;height:.05pt;mso-width-percent:0;mso-height-percent:0;mso-width-percent:0;mso-height-percent:0" o:hralign="center" o:hrstd="t" o:hr="t" fillcolor="#a0a0a0" stroked="f"/>
        </w:pict>
      </w:r>
    </w:p>
    <w:p w14:paraId="466A0D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(Hero product block — image on the left, product information on the right)</w:t>
      </w:r>
    </w:p>
    <w:p w14:paraId="6D9A2DC2"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“Hope” — A Voice for the Voiceless</w:t>
      </w:r>
    </w:p>
    <w:p w14:paraId="4EDA5B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₹1,999</w:t>
      </w:r>
    </w:p>
    <w:p w14:paraId="2A033F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Only 34 left this month </w:t>
      </w:r>
      <w:r w:rsidRPr="00341D20">
        <w:rPr>
          <w:rFonts w:ascii="Helvetica" w:eastAsia="Times New Roman" w:hAnsi="Helvetica" w:cs="Times New Roman"/>
          <w:b/>
          <w:bCs/>
          <w:kern w:val="0"/>
          <w:sz w:val="18"/>
          <w:szCs w:val="18"/>
          <w:highlight w:val="yellow"/>
          <w:lang w:eastAsia="en-GB"/>
          <w14:ligatures w14:val="none"/>
        </w:rPr>
        <w:t>[With Actual Stock]</w:t>
      </w:r>
    </w:p>
    <w:p w14:paraId="599B47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[Add to Cart — Feed 1 Animal for 15 Days]</w:t>
      </w:r>
    </w:p>
    <w:p w14:paraId="35152B3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(Single prominent CTA button)</w:t>
      </w:r>
    </w:p>
    <w:p w14:paraId="0827B6E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Trust Bar (below CTA)</w:t>
      </w:r>
    </w:p>
    <w:p w14:paraId="76A047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1,000+ Animals Helped | Ships Across India (5–7 Days) | Secure Payment</w:t>
      </w:r>
    </w:p>
    <w:p w14:paraId="7DF08BA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3AA5321">
          <v:rect id="_x0000_i1248" alt="" style="width:451.3pt;height:.05pt;mso-width-percent:0;mso-height-percent:0;mso-width-percent:0;mso-height-percent:0" o:hralign="center" o:hrstd="t" o:hr="t" fillcolor="#a0a0a0" stroked="f"/>
        </w:pict>
      </w:r>
    </w:p>
    <w:p w14:paraId="102A2DE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The “Hope” Can</w:t>
      </w:r>
    </w:p>
    <w:p w14:paraId="3D2FE5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Apple Cinnamon — a comforting blend of crisp apple and gentle cinnamon spice that fills your space with warmth and calm. Handcrafted with 100% natural soy wax and a clean cotton wick, it burns slowly and evenly for over 50 hours.</w:t>
      </w:r>
    </w:p>
    <w:p w14:paraId="718790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Pet-Friendly • Vegan • Cruelty-Free • No Toxins • Ethically Sourced • Made in India</w:t>
      </w:r>
    </w:p>
    <w:p w14:paraId="78B3ACC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BB7CB48">
          <v:rect id="_x0000_i1247" alt="" style="width:451.3pt;height:.05pt;mso-width-percent:0;mso-height-percent:0;mso-width-percent:0;mso-height-percent:0" o:hralign="center" o:hrstd="t" o:hr="t" fillcolor="#a0a0a0" stroked="f"/>
        </w:pict>
      </w:r>
    </w:p>
    <w:p w14:paraId="1FF8F7D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Your Candle In Action</w:t>
      </w:r>
    </w:p>
    <w:p w14:paraId="2D488B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Here’s how your purchase helps animals in need.</w:t>
      </w:r>
    </w:p>
    <w:p w14:paraId="5320A25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Monthly Meals</w:t>
      </w:r>
    </w:p>
    <w:p w14:paraId="2601703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Feeds 1 rescued animal for 15 days</w:t>
      </w:r>
    </w:p>
    <w:p w14:paraId="203B1B8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Vaccinations</w:t>
      </w:r>
    </w:p>
    <w:p w14:paraId="169B64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Provides essential vaccinations for 1 animal in our care</w:t>
      </w:r>
    </w:p>
    <w:p w14:paraId="626B82A0"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Medical &amp; Shelter Support</w:t>
      </w:r>
    </w:p>
    <w:p w14:paraId="517F25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Helps provide treatment and safe shelter for rescued animals</w:t>
      </w:r>
    </w:p>
    <w:p w14:paraId="15C2A6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100% of profits go directly toward animal care — keeping hope burning brighter.</w:t>
      </w:r>
    </w:p>
    <w:p w14:paraId="677318E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7ACDE42">
          <v:rect id="_x0000_i1246" alt="" style="width:451.3pt;height:.05pt;mso-width-percent:0;mso-height-percent:0;mso-width-percent:0;mso-height-percent:0" o:hralign="center" o:hrstd="t" o:hr="t" fillcolor="#a0a0a0" stroked="f"/>
        </w:pict>
      </w:r>
    </w:p>
    <w:p w14:paraId="458F9848"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bdr w:val="single" w:sz="2" w:space="0" w:color="auto" w:frame="1"/>
          <w:lang w:eastAsia="en-GB"/>
          <w14:ligatures w14:val="none"/>
        </w:rPr>
        <w:lastRenderedPageBreak/>
        <w:t>Give A Gift That Gives Back</w:t>
      </w:r>
    </w:p>
    <w:p w14:paraId="30D1E2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EF44B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Know someone who loves animals?</w:t>
      </w:r>
    </w:p>
    <w:p w14:paraId="7D07C5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Send them this candle with a personalized message. We’ll also send them updates showing how their gift helped rescue, feed, and heal animals in need.</w:t>
      </w:r>
    </w:p>
    <w:p w14:paraId="2E26F1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Gift This Candle — Keep Hope Burning</w:t>
      </w:r>
    </w:p>
    <w:p w14:paraId="271B1A0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A784150">
          <v:rect id="_x0000_i1245" alt="" style="width:451.3pt;height:.05pt;mso-width-percent:0;mso-height-percent:0;mso-width-percent:0;mso-height-percent:0" o:hralign="center" o:hrstd="t" o:hr="t" fillcolor="#a0a0a0" stroked="f"/>
        </w:pict>
      </w:r>
    </w:p>
    <w:p w14:paraId="55C2B36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Real People. Real Animals. Real Impact.</w:t>
      </w:r>
    </w:p>
    <w:p w14:paraId="2969FC2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8F9E6BE">
          <v:rect id="_x0000_i1244" alt="" style="width:451.3pt;height:.05pt;mso-width-percent:0;mso-height-percent:0;mso-width-percent:0;mso-height-percent:0" o:hralign="center" o:hrstd="t" o:hr="t" fillcolor="#a0a0a0" stroked="f"/>
        </w:pict>
      </w:r>
    </w:p>
    <w:p w14:paraId="61FADCF9"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daughter lights it every evening and says a prayer for the animals.”</w:t>
      </w:r>
    </w:p>
    <w:p w14:paraId="6FFC2B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daughter is only eight, but she already understands the value of helping those who cannot speak for themselves. Every evening she lights the “Hope” Can and quietly says a little prayer for the animals we are helping. It has become our small ritual together, and this simple act has taught her so much about compassion. Now we make sure to buy one every month.</w:t>
      </w:r>
    </w:p>
    <w:p w14:paraId="382C0E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Gouri D., Mumbai</w:t>
      </w:r>
      <w:r w:rsidRPr="00341D20">
        <w:rPr>
          <w:rFonts w:ascii="Helvetica" w:eastAsia="Times New Roman" w:hAnsi="Helvetica" w:cs="Times New Roman"/>
          <w:kern w:val="0"/>
          <w:sz w:val="18"/>
          <w:szCs w:val="18"/>
          <w:lang w:eastAsia="en-GB"/>
          <w14:ligatures w14:val="none"/>
        </w:rPr>
        <w:t xml:space="preserve"> </w:t>
      </w:r>
      <w:r w:rsidRPr="00341D20">
        <w:rPr>
          <w:rFonts w:ascii="Apple Color Emoji" w:eastAsia="Times New Roman" w:hAnsi="Apple Color Emoji" w:cs="Apple Color Emoji"/>
          <w:kern w:val="0"/>
          <w:sz w:val="18"/>
          <w:szCs w:val="18"/>
          <w:lang w:eastAsia="en-GB"/>
          <w14:ligatures w14:val="none"/>
        </w:rPr>
        <w:t>⭐⭐⭐⭐⭐</w:t>
      </w:r>
    </w:p>
    <w:p w14:paraId="0D234B0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4220227">
          <v:rect id="_x0000_i1243" alt="" style="width:451.3pt;height:.05pt;mso-width-percent:0;mso-height-percent:0;mso-width-percent:0;mso-height-percent:0" o:hralign="center" o:hrstd="t" o:hr="t" fillcolor="#a0a0a0" stroked="f"/>
        </w:pict>
      </w:r>
    </w:p>
    <w:p w14:paraId="1E03457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“This isn’t just a candle — it’s hope in a jar.”</w:t>
      </w:r>
    </w:p>
    <w:p w14:paraId="7E8D610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bought a few “Hope” Cans as gifts during Diwali. The scent is warm and calming, but what makes it special is knowing the purchase helps feed and treat street animals. It feels good to know that something as simple as this can make a real difference.</w:t>
      </w:r>
    </w:p>
    <w:p w14:paraId="10CFAE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Amit M., Mumbai</w:t>
      </w:r>
      <w:r w:rsidRPr="00341D20">
        <w:rPr>
          <w:rFonts w:ascii="Helvetica" w:eastAsia="Times New Roman" w:hAnsi="Helvetica" w:cs="Times New Roman"/>
          <w:kern w:val="0"/>
          <w:sz w:val="18"/>
          <w:szCs w:val="18"/>
          <w:lang w:eastAsia="en-GB"/>
          <w14:ligatures w14:val="none"/>
        </w:rPr>
        <w:t xml:space="preserve"> </w:t>
      </w:r>
      <w:r w:rsidRPr="00341D20">
        <w:rPr>
          <w:rFonts w:ascii="Apple Color Emoji" w:eastAsia="Times New Roman" w:hAnsi="Apple Color Emoji" w:cs="Apple Color Emoji"/>
          <w:kern w:val="0"/>
          <w:sz w:val="18"/>
          <w:szCs w:val="18"/>
          <w:lang w:eastAsia="en-GB"/>
          <w14:ligatures w14:val="none"/>
        </w:rPr>
        <w:t>⭐⭐⭐⭐⭐</w:t>
      </w:r>
    </w:p>
    <w:p w14:paraId="0A63222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0D72B14">
          <v:rect id="_x0000_i1242" alt="" style="width:451.3pt;height:.05pt;mso-width-percent:0;mso-height-percent:0;mso-width-percent:0;mso-height-percent:0" o:hralign="center" o:hrstd="t" o:hr="t" fillcolor="#a0a0a0" stroked="f"/>
        </w:pict>
      </w:r>
    </w:p>
    <w:p w14:paraId="1821FF7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“Finally, a way to give that feels personal.”</w:t>
      </w:r>
    </w:p>
    <w:p w14:paraId="6B536FF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have donated to NGOs before, but this felt different. When I scanned the QR code on the “Hope” Can, I could actually see the animals my purchase helped. That made the experience feel truly personal.</w:t>
      </w:r>
    </w:p>
    <w:p w14:paraId="7AFC60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Sangeeta K., Delhi</w:t>
      </w:r>
      <w:r w:rsidRPr="00341D20">
        <w:rPr>
          <w:rFonts w:ascii="Helvetica" w:eastAsia="Times New Roman" w:hAnsi="Helvetica" w:cs="Times New Roman"/>
          <w:kern w:val="0"/>
          <w:sz w:val="18"/>
          <w:szCs w:val="18"/>
          <w:lang w:eastAsia="en-GB"/>
          <w14:ligatures w14:val="none"/>
        </w:rPr>
        <w:t xml:space="preserve"> </w:t>
      </w:r>
      <w:r w:rsidRPr="00341D20">
        <w:rPr>
          <w:rFonts w:ascii="Apple Color Emoji" w:eastAsia="Times New Roman" w:hAnsi="Apple Color Emoji" w:cs="Apple Color Emoji"/>
          <w:kern w:val="0"/>
          <w:sz w:val="18"/>
          <w:szCs w:val="18"/>
          <w:lang w:eastAsia="en-GB"/>
          <w14:ligatures w14:val="none"/>
        </w:rPr>
        <w:t>⭐⭐⭐⭐⭐</w:t>
      </w:r>
    </w:p>
    <w:p w14:paraId="3F16B5C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D5FAD50">
          <v:rect id="_x0000_i1241" alt="" style="width:451.3pt;height:.05pt;mso-width-percent:0;mso-height-percent:0;mso-width-percent:0;mso-height-percent:0" o:hralign="center" o:hrstd="t" o:hr="t" fillcolor="#a0a0a0" stroked="f"/>
        </w:pict>
      </w:r>
    </w:p>
    <w:p w14:paraId="65486BC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Meet the Animals You Help</w:t>
      </w:r>
    </w:p>
    <w:p w14:paraId="265BC5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These are some of the animals currently receiving care because of supporters like you.</w:t>
      </w:r>
    </w:p>
    <w:p w14:paraId="29AEE48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(Designer: Display 4–5 high-quality photos of animals)</w:t>
      </w:r>
    </w:p>
    <w:p w14:paraId="358249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Panther — Recovering from injury</w:t>
      </w:r>
    </w:p>
    <w:p w14:paraId="624EF0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Tuxedo — Receiving daily care</w:t>
      </w:r>
    </w:p>
    <w:p w14:paraId="0979412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Simba — Safe at our shelter</w:t>
      </w:r>
    </w:p>
    <w:p w14:paraId="0BC5CD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Bruno — Healing after surgery</w:t>
      </w:r>
    </w:p>
    <w:p w14:paraId="3E74769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5E22193">
          <v:rect id="_x0000_i1240" alt="" style="width:451.3pt;height:.05pt;mso-width-percent:0;mso-height-percent:0;mso-width-percent:0;mso-height-percent:0" o:hralign="center" o:hrstd="t" o:hr="t" fillcolor="#a0a0a0" stroked="f"/>
        </w:pict>
      </w:r>
    </w:p>
    <w:p w14:paraId="14F5EE73"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Share The Hope</w:t>
      </w:r>
    </w:p>
    <w:p w14:paraId="39C96D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(Social media logos)</w:t>
      </w:r>
    </w:p>
    <w:p w14:paraId="7F8311A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Instagram | Facebook | WhatsApp Community</w:t>
      </w:r>
    </w:p>
    <w:p w14:paraId="6249C78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6DD22A0">
          <v:rect id="_x0000_i1239" alt="" style="width:451.3pt;height:.05pt;mso-width-percent:0;mso-height-percent:0;mso-width-percent:0;mso-height-percent:0" o:hralign="center" o:hrstd="t" o:hr="t" fillcolor="#a0a0a0" stroked="f"/>
        </w:pict>
      </w:r>
    </w:p>
    <w:p w14:paraId="437964C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Have Questions?</w:t>
      </w:r>
    </w:p>
    <w:p w14:paraId="231C3076"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Check our FAQs below, or reach out to us directly.</w:t>
      </w:r>
      <w:r w:rsidRPr="00341D20">
        <w:rPr>
          <w:rFonts w:ascii="Helvetica" w:eastAsia="Times New Roman" w:hAnsi="Helvetica" w:cs="Times New Roman"/>
          <w:color w:val="000000" w:themeColor="text1"/>
          <w:kern w:val="0"/>
          <w:sz w:val="18"/>
          <w:szCs w:val="18"/>
          <w:lang w:eastAsia="en-GB"/>
          <w14:ligatures w14:val="none"/>
        </w:rPr>
        <w:br/>
        <w:t xml:space="preserve">Email: </w:t>
      </w:r>
      <w:hyperlink r:id="rId7" w:history="1">
        <w:r w:rsidRPr="00341D20">
          <w:rPr>
            <w:rStyle w:val="Hyperlink"/>
            <w:rFonts w:ascii="Helvetica" w:eastAsia="Times New Roman" w:hAnsi="Helvetica" w:cs="Times New Roman"/>
            <w:kern w:val="0"/>
            <w:sz w:val="18"/>
            <w:szCs w:val="18"/>
            <w:lang w:eastAsia="en-GB"/>
            <w14:ligatures w14:val="none"/>
          </w:rPr>
          <w:t>info@rkm.support</w:t>
        </w:r>
      </w:hyperlink>
      <w:r w:rsidRPr="00341D20">
        <w:rPr>
          <w:rFonts w:ascii="Helvetica" w:eastAsia="Times New Roman" w:hAnsi="Helvetica" w:cs="Times New Roman"/>
          <w:color w:val="000000" w:themeColor="text1"/>
          <w:kern w:val="0"/>
          <w:sz w:val="18"/>
          <w:szCs w:val="18"/>
          <w:lang w:eastAsia="en-GB"/>
          <w14:ligatures w14:val="none"/>
        </w:rPr>
        <w:t xml:space="preserve"> I WhatsApp: </w:t>
      </w:r>
      <w:r w:rsidRPr="00341D20">
        <w:rPr>
          <w:rFonts w:ascii="Helvetica" w:eastAsia="Times New Roman" w:hAnsi="Helvetica" w:cs="Times New Roman"/>
          <w:b/>
          <w:bCs/>
          <w:color w:val="000000" w:themeColor="text1"/>
          <w:kern w:val="0"/>
          <w:sz w:val="18"/>
          <w:szCs w:val="18"/>
          <w:lang w:eastAsia="en-GB"/>
          <w14:ligatures w14:val="none"/>
        </w:rPr>
        <w:t>https://wa.me/919920780005</w:t>
      </w:r>
    </w:p>
    <w:p w14:paraId="0B7BF69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54AF1CB">
          <v:rect id="_x0000_i1238" alt="" style="width:451.3pt;height:.05pt;mso-width-percent:0;mso-height-percent:0;mso-width-percent:0;mso-height-percent:0" o:hralign="center" o:hrstd="t" o:hr="t" fillcolor="#a0a0a0" stroked="f"/>
        </w:pict>
      </w:r>
    </w:p>
    <w:p w14:paraId="2DB08D0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EXIT-INTENT POPUP</w:t>
      </w:r>
    </w:p>
    <w:p w14:paraId="691FDF0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Before You Go…</w:t>
      </w:r>
    </w:p>
    <w:p w14:paraId="06BCB97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We’d hate to see you leave.</w:t>
      </w:r>
    </w:p>
    <w:p w14:paraId="11239F2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Apple Color Emoji" w:eastAsia="Times New Roman" w:hAnsi="Apple Color Emoji" w:cs="Apple Color Emoji"/>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i/>
          <w:iCs/>
          <w:kern w:val="0"/>
          <w:sz w:val="18"/>
          <w:szCs w:val="18"/>
          <w:lang w:eastAsia="en-GB"/>
          <w14:ligatures w14:val="none"/>
        </w:rPr>
        <w:t>(Friendly dog image)</w:t>
      </w:r>
    </w:p>
    <w:p w14:paraId="1E9CCF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candle helps feed and care for rescued animals.</w:t>
      </w:r>
    </w:p>
    <w:p w14:paraId="00C55D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Primary CTA</w:t>
      </w:r>
    </w:p>
    <w:p w14:paraId="2EA485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Light The Way</w:t>
      </w:r>
    </w:p>
    <w:p w14:paraId="789EC3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Secondary Option</w:t>
      </w:r>
    </w:p>
    <w:p w14:paraId="7DCEEB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Maybe Later</w:t>
      </w:r>
    </w:p>
    <w:p w14:paraId="06239C1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875D523">
          <v:rect id="_x0000_i1237" alt="" style="width:451.3pt;height:.05pt;mso-width-percent:0;mso-height-percent:0;mso-width-percent:0;mso-height-percent:0" o:hralign="center" o:hrstd="t" o:hr="t" fillcolor="#a0a0a0" stroked="f"/>
        </w:pict>
      </w:r>
    </w:p>
    <w:p w14:paraId="1F27EDD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CHECKOUT PAGE</w:t>
      </w:r>
    </w:p>
    <w:p w14:paraId="59DCB9A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Add a Gift Message (Free)</w:t>
      </w:r>
    </w:p>
    <w:p w14:paraId="03CC41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 Yes, I’m gifting this “Hope” Can</w:t>
      </w:r>
    </w:p>
    <w:p w14:paraId="4DEEE89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Personalize your message</w:t>
      </w:r>
    </w:p>
    <w:p w14:paraId="615DF4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box]</w:t>
      </w:r>
    </w:p>
    <w:p w14:paraId="6C7D62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Maximum </w:t>
      </w:r>
      <w:r w:rsidRPr="00341D20">
        <w:rPr>
          <w:rFonts w:ascii="Helvetica" w:eastAsia="Times New Roman" w:hAnsi="Helvetica" w:cs="Times New Roman"/>
          <w:b/>
          <w:bCs/>
          <w:kern w:val="0"/>
          <w:sz w:val="18"/>
          <w:szCs w:val="18"/>
          <w:lang w:eastAsia="en-GB"/>
          <w14:ligatures w14:val="none"/>
        </w:rPr>
        <w:t>150 characters</w:t>
      </w:r>
      <w:r w:rsidRPr="00341D20">
        <w:rPr>
          <w:rFonts w:ascii="Helvetica" w:eastAsia="Times New Roman" w:hAnsi="Helvetica" w:cs="Times New Roman"/>
          <w:kern w:val="0"/>
          <w:sz w:val="18"/>
          <w:szCs w:val="18"/>
          <w:lang w:eastAsia="en-GB"/>
          <w14:ligatures w14:val="none"/>
        </w:rPr>
        <w:t>.</w:t>
      </w:r>
    </w:p>
    <w:p w14:paraId="212D4FD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message will be printed on an impact card included with the gift.</w:t>
      </w:r>
    </w:p>
    <w:p w14:paraId="625BC0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Recipients may also receive updates showing how their gift helped animals in need.</w:t>
      </w:r>
    </w:p>
    <w:p w14:paraId="74E90BA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33F28568">
          <v:rect id="_x0000_i1236" alt="" style="width:451.3pt;height:.05pt;mso-width-percent:0;mso-height-percent:0;mso-width-percent:0;mso-height-percent:0" o:hralign="center" o:hrstd="t" o:hr="t" fillcolor="#a0a0a0" stroked="f"/>
        </w:pict>
      </w:r>
    </w:p>
    <w:p w14:paraId="2B70656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Confirmation Message</w:t>
      </w:r>
    </w:p>
    <w:p w14:paraId="11EDE2C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just lit the way by helping rescue, feed, and care for an animal in need.</w:t>
      </w:r>
    </w:p>
    <w:p w14:paraId="6E21AA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Ships within </w:t>
      </w:r>
      <w:r w:rsidRPr="00341D20">
        <w:rPr>
          <w:rFonts w:ascii="Helvetica" w:eastAsia="Times New Roman" w:hAnsi="Helvetica" w:cs="Times New Roman"/>
          <w:b/>
          <w:bCs/>
          <w:kern w:val="0"/>
          <w:sz w:val="18"/>
          <w:szCs w:val="18"/>
          <w:lang w:eastAsia="en-GB"/>
          <w14:ligatures w14:val="none"/>
        </w:rPr>
        <w:t>24 hours</w:t>
      </w:r>
      <w:r w:rsidRPr="00341D20">
        <w:rPr>
          <w:rFonts w:ascii="Helvetica" w:eastAsia="Times New Roman" w:hAnsi="Helvetica" w:cs="Times New Roman"/>
          <w:kern w:val="0"/>
          <w:sz w:val="18"/>
          <w:szCs w:val="18"/>
          <w:lang w:eastAsia="en-GB"/>
          <w14:ligatures w14:val="none"/>
        </w:rPr>
        <w:t xml:space="preserve"> I Delivered within </w:t>
      </w:r>
      <w:r w:rsidRPr="00341D20">
        <w:rPr>
          <w:rFonts w:ascii="Helvetica" w:eastAsia="Times New Roman" w:hAnsi="Helvetica" w:cs="Times New Roman"/>
          <w:b/>
          <w:bCs/>
          <w:kern w:val="0"/>
          <w:sz w:val="18"/>
          <w:szCs w:val="18"/>
          <w:lang w:eastAsia="en-GB"/>
          <w14:ligatures w14:val="none"/>
        </w:rPr>
        <w:t>5–7 days</w:t>
      </w:r>
    </w:p>
    <w:p w14:paraId="1C84E88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A63C677">
          <v:rect id="_x0000_i1235" alt="" style="width:451.3pt;height:.05pt;mso-width-percent:0;mso-height-percent:0;mso-width-percent:0;mso-height-percent:0" o:hralign="center" o:hrstd="t" o:hr="t" fillcolor="#a0a0a0" stroked="f"/>
        </w:pict>
      </w:r>
    </w:p>
    <w:p w14:paraId="31D91AA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ORDER CONFIRMATION EMAIL</w:t>
      </w:r>
    </w:p>
    <w:p w14:paraId="70E00E1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Subject</w:t>
      </w:r>
    </w:p>
    <w:p w14:paraId="5E89ACF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Hope Burns Bright — Your Candle Is On Its Way</w:t>
      </w:r>
    </w:p>
    <w:p w14:paraId="62BDA8D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30497A7">
          <v:rect id="_x0000_i1234" alt="" style="width:451.3pt;height:.05pt;mso-width-percent:0;mso-height-percent:0;mso-width-percent:0;mso-height-percent:0" o:hralign="center" o:hrstd="t" o:hr="t" fillcolor="#a0a0a0" stroked="f"/>
        </w:pict>
      </w:r>
    </w:p>
    <w:p w14:paraId="21033EE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Body</w:t>
      </w:r>
    </w:p>
    <w:p w14:paraId="14904A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Hi [Name],</w:t>
      </w:r>
    </w:p>
    <w:p w14:paraId="7E9381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Thank you.</w:t>
      </w:r>
    </w:p>
    <w:p w14:paraId="7BEE414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Not just from us — but from the animals who will eat, heal, and thrive because of you.</w:t>
      </w:r>
    </w:p>
    <w:p w14:paraId="7E4B9C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is now being prepared for shipment and will ship within 24 hours.</w:t>
      </w:r>
    </w:p>
    <w:p w14:paraId="35B66A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2E86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something even more meaningful has already happened.</w:t>
      </w:r>
    </w:p>
    <w:p w14:paraId="3DF899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51E61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Because of your purchase, rescued animals are receiving meals, medical care, and a safe place to recover.</w:t>
      </w:r>
    </w:p>
    <w:p w14:paraId="798BE0B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37E78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made that possible.</w:t>
      </w:r>
    </w:p>
    <w:p w14:paraId="29BAF2C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5C75C99">
          <v:rect id="_x0000_i1233" alt="" style="width:451.3pt;height:.05pt;mso-width-percent:0;mso-height-percent:0;mso-width-percent:0;mso-height-percent:0" o:hralign="center" o:hrstd="t" o:hr="t" fillcolor="#a0a0a0" stroked="f"/>
        </w:pict>
      </w:r>
    </w:p>
    <w:p w14:paraId="04016F8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Scan Your Impact QR Code</w:t>
      </w:r>
    </w:p>
    <w:p w14:paraId="461F50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A6D7C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your package arrives, you’ll find a unique QR code on the packaging.</w:t>
      </w:r>
    </w:p>
    <w:p w14:paraId="154996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31F1F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Scan it to see how animals were helped through your purchase.</w:t>
      </w:r>
    </w:p>
    <w:p w14:paraId="1C181A1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7FB9B28">
          <v:rect id="_x0000_i1232" alt="" style="width:451.3pt;height:.05pt;mso-width-percent:0;mso-height-percent:0;mso-width-percent:0;mso-height-percent:0" o:hralign="center" o:hrstd="t" o:hr="t" fillcolor="#a0a0a0" stroked="f"/>
        </w:pict>
      </w:r>
    </w:p>
    <w:p w14:paraId="63ACD1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Light it with pride. You’ve earned it.</w:t>
      </w:r>
    </w:p>
    <w:p w14:paraId="77F38E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59FF3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With Gratitude,</w:t>
      </w:r>
    </w:p>
    <w:p w14:paraId="7445F2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The RKM Foundation Team</w:t>
      </w:r>
    </w:p>
    <w:p w14:paraId="3A72C39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FC6A9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P.S. Tag us </w:t>
      </w:r>
      <w:r w:rsidRPr="00341D20">
        <w:rPr>
          <w:rFonts w:ascii="Helvetica" w:eastAsia="Times New Roman" w:hAnsi="Helvetica" w:cs="Times New Roman"/>
          <w:b/>
          <w:bCs/>
          <w:kern w:val="0"/>
          <w:sz w:val="18"/>
          <w:szCs w:val="18"/>
          <w:lang w:eastAsia="en-GB"/>
          <w14:ligatures w14:val="none"/>
        </w:rPr>
        <w:t>@rkmfoundation</w:t>
      </w:r>
      <w:r w:rsidRPr="00341D20">
        <w:rPr>
          <w:rFonts w:ascii="Helvetica" w:eastAsia="Times New Roman" w:hAnsi="Helvetica" w:cs="Times New Roman"/>
          <w:kern w:val="0"/>
          <w:sz w:val="18"/>
          <w:szCs w:val="18"/>
          <w:lang w:eastAsia="en-GB"/>
          <w14:ligatures w14:val="none"/>
        </w:rPr>
        <w:t xml:space="preserve"> when you light it — we love seeing our community come together for the voiceless.</w:t>
      </w:r>
    </w:p>
    <w:p w14:paraId="6367938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1ED590D">
          <v:rect id="_x0000_i1231" alt="" style="width:451.3pt;height:.05pt;mso-width-percent:0;mso-height-percent:0;mso-width-percent:0;mso-height-percent:0" o:hralign="center" o:hrstd="t" o:hr="t" fillcolor="#a0a0a0" stroked="f"/>
        </w:pict>
      </w:r>
    </w:p>
    <w:p w14:paraId="1792B74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you’d like, I can also show you </w:t>
      </w:r>
      <w:r w:rsidRPr="00341D20">
        <w:rPr>
          <w:rFonts w:ascii="Helvetica" w:eastAsia="Times New Roman" w:hAnsi="Helvetica" w:cs="Times New Roman"/>
          <w:b/>
          <w:bCs/>
          <w:kern w:val="0"/>
          <w:sz w:val="18"/>
          <w:szCs w:val="18"/>
          <w:lang w:eastAsia="en-GB"/>
          <w14:ligatures w14:val="none"/>
        </w:rPr>
        <w:t>two very small wording tweaks that would make this page psychologically stronger for donors (without making it longer).</w:t>
      </w:r>
    </w:p>
    <w:p w14:paraId="728DB21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5. SHOP PAGE — Add One Line Near Checkout</w:t>
      </w:r>
    </w:p>
    <w:p w14:paraId="40F74A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E723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Place </w:t>
      </w:r>
      <w:r w:rsidRPr="00341D20">
        <w:rPr>
          <w:rFonts w:ascii="Helvetica" w:eastAsia="Times New Roman" w:hAnsi="Helvetica" w:cs="Times New Roman"/>
          <w:b/>
          <w:bCs/>
          <w:kern w:val="0"/>
          <w:sz w:val="18"/>
          <w:szCs w:val="18"/>
          <w:lang w:eastAsia="en-GB"/>
          <w14:ligatures w14:val="none"/>
        </w:rPr>
        <w:t>below price or CTA</w:t>
      </w:r>
      <w:r w:rsidRPr="00341D20">
        <w:rPr>
          <w:rFonts w:ascii="Helvetica" w:eastAsia="Times New Roman" w:hAnsi="Helvetica" w:cs="Times New Roman"/>
          <w:kern w:val="0"/>
          <w:sz w:val="18"/>
          <w:szCs w:val="18"/>
          <w:lang w:eastAsia="en-GB"/>
          <w14:ligatures w14:val="none"/>
        </w:rPr>
        <w:t>.</w:t>
      </w:r>
    </w:p>
    <w:p w14:paraId="6337B7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B943C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Shop purchases support our work but are treated as </w:t>
      </w:r>
      <w:r w:rsidRPr="00341D20">
        <w:rPr>
          <w:rFonts w:ascii="Helvetica" w:eastAsia="Times New Roman" w:hAnsi="Helvetica" w:cs="Times New Roman"/>
          <w:b/>
          <w:bCs/>
          <w:kern w:val="0"/>
          <w:sz w:val="18"/>
          <w:szCs w:val="18"/>
          <w:lang w:eastAsia="en-GB"/>
          <w14:ligatures w14:val="none"/>
        </w:rPr>
        <w:t>product purchases and do not qualify for 80G tax benefits.</w:t>
      </w:r>
    </w:p>
    <w:p w14:paraId="30E67C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53876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Optional line below:</w:t>
      </w:r>
    </w:p>
    <w:p w14:paraId="321732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F0AE2B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Secure prepaid checkout. </w:t>
      </w:r>
      <w:r w:rsidRPr="00341D20">
        <w:rPr>
          <w:rFonts w:ascii="Helvetica" w:eastAsia="Times New Roman" w:hAnsi="Helvetica" w:cs="Times New Roman"/>
          <w:b/>
          <w:bCs/>
          <w:kern w:val="0"/>
          <w:sz w:val="18"/>
          <w:szCs w:val="18"/>
          <w:lang w:eastAsia="en-GB"/>
          <w14:ligatures w14:val="none"/>
        </w:rPr>
        <w:t>No cash on delivery.</w:t>
      </w:r>
    </w:p>
    <w:p w14:paraId="1FA7FD57" w14:textId="77777777" w:rsidR="00341D20" w:rsidRPr="00341D20" w:rsidRDefault="00341D20" w:rsidP="00341D20">
      <w:pPr>
        <w:spacing w:before="100" w:beforeAutospacing="1" w:after="100" w:afterAutospacing="1" w:line="240" w:lineRule="auto"/>
        <w:outlineLvl w:val="1"/>
        <w:rPr>
          <w:rFonts w:ascii="Helvetica" w:hAnsi="Helvetica"/>
          <w:color w:val="000000" w:themeColor="text1"/>
          <w:sz w:val="18"/>
          <w:szCs w:val="18"/>
        </w:rPr>
      </w:pPr>
    </w:p>
    <w:p w14:paraId="0C9CF439"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Headline</w:t>
      </w:r>
    </w:p>
    <w:p w14:paraId="7C51EC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CSR Partnerships</w:t>
      </w:r>
    </w:p>
    <w:p w14:paraId="6DE0256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Subheadline</w:t>
      </w:r>
    </w:p>
    <w:p w14:paraId="4B0844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CSR-registered implementation partner (80G | 12A | Section 135) delivering audit-ready programmes with measurable impact.</w:t>
      </w:r>
    </w:p>
    <w:p w14:paraId="172A59C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CTA</w:t>
      </w:r>
    </w:p>
    <w:p w14:paraId="4EC27B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Request Partnership Consultation</w:t>
      </w:r>
    </w:p>
    <w:p w14:paraId="16044DD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EC4FEF9">
          <v:rect id="_x0000_i1230" alt="" style="width:451.3pt;height:.05pt;mso-width-percent:0;mso-height-percent:0;mso-width-percent:0;mso-height-percent:0" o:hralign="center" o:hrstd="t" o:hr="t" fillcolor="#a0a0a0" stroked="f"/>
        </w:pict>
      </w:r>
    </w:p>
    <w:p w14:paraId="3E2C33B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Corporates Choose RKM</w:t>
      </w:r>
    </w:p>
    <w:p w14:paraId="40C99754" w14:textId="77777777" w:rsidR="00341D20" w:rsidRPr="00341D20" w:rsidRDefault="00341D20" w:rsidP="00341D20">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Fully Compliant</w:t>
      </w:r>
      <w:r w:rsidRPr="00341D20">
        <w:rPr>
          <w:rFonts w:ascii="Helvetica" w:eastAsia="Times New Roman" w:hAnsi="Helvetica" w:cs="Times New Roman"/>
          <w:kern w:val="0"/>
          <w:sz w:val="18"/>
          <w:szCs w:val="18"/>
          <w:lang w:eastAsia="en-GB"/>
          <w14:ligatures w14:val="none"/>
        </w:rPr>
        <w:t xml:space="preserve"> – Schedule VII aligned | Utilisation certificates</w:t>
      </w:r>
    </w:p>
    <w:p w14:paraId="10BF37CD" w14:textId="77777777" w:rsidR="00341D20" w:rsidRPr="00341D20" w:rsidRDefault="00341D20" w:rsidP="00341D20">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Transparent</w:t>
      </w:r>
      <w:r w:rsidRPr="00341D20">
        <w:rPr>
          <w:rFonts w:ascii="Helvetica" w:eastAsia="Times New Roman" w:hAnsi="Helvetica" w:cs="Times New Roman"/>
          <w:kern w:val="0"/>
          <w:sz w:val="18"/>
          <w:szCs w:val="18"/>
          <w:lang w:eastAsia="en-GB"/>
          <w14:ligatures w14:val="none"/>
        </w:rPr>
        <w:t xml:space="preserve"> – 85–90% to programmes | Audited financials</w:t>
      </w:r>
    </w:p>
    <w:p w14:paraId="12CC757D" w14:textId="77777777" w:rsidR="00341D20" w:rsidRPr="00341D20" w:rsidRDefault="00341D20" w:rsidP="00341D20">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Customized</w:t>
      </w:r>
      <w:r w:rsidRPr="00341D20">
        <w:rPr>
          <w:rFonts w:ascii="Helvetica" w:eastAsia="Times New Roman" w:hAnsi="Helvetica" w:cs="Times New Roman"/>
          <w:kern w:val="0"/>
          <w:sz w:val="18"/>
          <w:szCs w:val="18"/>
          <w:lang w:eastAsia="en-GB"/>
          <w14:ligatures w14:val="none"/>
        </w:rPr>
        <w:t xml:space="preserve"> – Aligned to your CSR policy &amp; geography</w:t>
      </w:r>
    </w:p>
    <w:p w14:paraId="48C3F0DC" w14:textId="77777777" w:rsidR="00341D20" w:rsidRPr="00341D20" w:rsidRDefault="00341D20" w:rsidP="00341D20">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Engaging</w:t>
      </w:r>
      <w:r w:rsidRPr="00341D20">
        <w:rPr>
          <w:rFonts w:ascii="Helvetica" w:eastAsia="Times New Roman" w:hAnsi="Helvetica" w:cs="Times New Roman"/>
          <w:kern w:val="0"/>
          <w:sz w:val="18"/>
          <w:szCs w:val="18"/>
          <w:lang w:eastAsia="en-GB"/>
          <w14:ligatures w14:val="none"/>
        </w:rPr>
        <w:t xml:space="preserve"> – Employee volunteering</w:t>
      </w:r>
    </w:p>
    <w:p w14:paraId="1FFC077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748C35B">
          <v:rect id="_x0000_i1229" alt="" style="width:451.3pt;height:.05pt;mso-width-percent:0;mso-height-percent:0;mso-width-percent:0;mso-height-percent:0" o:hralign="center" o:hrstd="t" o:hr="t" fillcolor="#a0a0a0" stroked="f"/>
        </w:pict>
      </w:r>
    </w:p>
    <w:p w14:paraId="22B6DDAF"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Ongoing Opportunity: </w:t>
      </w:r>
      <w:r w:rsidRPr="00341D20">
        <w:rPr>
          <w:rFonts w:ascii="Helvetica" w:eastAsia="Times New Roman" w:hAnsi="Helvetica" w:cs="Times New Roman"/>
          <w:kern w:val="0"/>
          <w:sz w:val="18"/>
          <w:szCs w:val="18"/>
          <w:lang w:eastAsia="en-GB"/>
          <w14:ligatures w14:val="none"/>
        </w:rPr>
        <w:t>Animal Welfare (Schedule VII)</w:t>
      </w:r>
    </w:p>
    <w:p w14:paraId="5C6355AB"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69DA6BD1"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Permanent shelter for 30 rescued dogs and cats in our care.</w:t>
      </w:r>
    </w:p>
    <w:p w14:paraId="7B6723F0"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3EDAA76C"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Investment Required: </w:t>
      </w:r>
      <w:r w:rsidRPr="00341D20">
        <w:rPr>
          <w:rFonts w:ascii="Helvetica" w:eastAsia="Times New Roman" w:hAnsi="Helvetica" w:cs="Times New Roman"/>
          <w:kern w:val="0"/>
          <w:sz w:val="18"/>
          <w:szCs w:val="18"/>
          <w:lang w:eastAsia="en-GB"/>
          <w14:ligatures w14:val="none"/>
        </w:rPr>
        <w:t>₹7,00,000</w:t>
      </w:r>
    </w:p>
    <w:p w14:paraId="6555B006"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234ED58F"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Corporate partners may contribute fully or partially depending on CSR goals and budget.</w:t>
      </w:r>
    </w:p>
    <w:p w14:paraId="2263A0B3"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6318AD05"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Impact: </w:t>
      </w:r>
      <w:r w:rsidRPr="00341D20">
        <w:rPr>
          <w:rFonts w:ascii="Helvetica" w:eastAsia="Times New Roman" w:hAnsi="Helvetica" w:cs="Times New Roman"/>
          <w:kern w:val="0"/>
          <w:sz w:val="18"/>
          <w:szCs w:val="18"/>
          <w:lang w:eastAsia="en-GB"/>
          <w14:ligatures w14:val="none"/>
        </w:rPr>
        <w:t>Tangible, visit-able project with ongoing community impact</w:t>
      </w:r>
    </w:p>
    <w:p w14:paraId="44B28949"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104981A6"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Beyond Animals?</w:t>
      </w:r>
    </w:p>
    <w:p w14:paraId="6EFF85C2"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5BBB561E"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design and implement programmes—directly or through vetted partner NGOs—aligned to Schedule VII and your CSR policy.</w:t>
      </w:r>
    </w:p>
    <w:p w14:paraId="3CE3934B"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p w14:paraId="01966849"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CTA</w:t>
      </w:r>
    </w:p>
    <w:p w14:paraId="022B694D"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Discuss This Opportunity</w:t>
      </w:r>
      <w:r w:rsidR="00F11105">
        <w:rPr>
          <w:rFonts w:ascii="Helvetica" w:eastAsia="Times New Roman" w:hAnsi="Helvetica" w:cs="Times New Roman"/>
          <w:noProof/>
          <w:kern w:val="0"/>
          <w:sz w:val="18"/>
          <w:szCs w:val="18"/>
          <w:lang w:eastAsia="en-GB"/>
        </w:rPr>
        <w:pict w14:anchorId="49D1CA42">
          <v:rect id="_x0000_i1228" alt="" style="width:451.3pt;height:.05pt;mso-width-percent:0;mso-height-percent:0;mso-width-percent:0;mso-height-percent:0" o:hralign="center" o:hrstd="t" o:hr="t" fillcolor="#a0a0a0" stroked="f"/>
        </w:pict>
      </w:r>
    </w:p>
    <w:p w14:paraId="56736BF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Simple Partnership Process</w:t>
      </w:r>
    </w:p>
    <w:p w14:paraId="2501C2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1. Connect</w:t>
      </w:r>
    </w:p>
    <w:p w14:paraId="4F906D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Share your goals; we schedule a consultation.</w:t>
      </w:r>
    </w:p>
    <w:p w14:paraId="72C43F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2. Customize</w:t>
      </w:r>
    </w:p>
    <w:p w14:paraId="6DC31B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Programme designed to your policy and budget.</w:t>
      </w:r>
    </w:p>
    <w:p w14:paraId="70F2DB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3. Impact</w:t>
      </w:r>
    </w:p>
    <w:p w14:paraId="2FE18C9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Implementation, reporting, and measurable results.</w:t>
      </w:r>
    </w:p>
    <w:p w14:paraId="7ADAED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BE171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Timeline &amp; Deliverables</w:t>
      </w:r>
    </w:p>
    <w:p w14:paraId="52C7F1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2–6 weeks | Utilisation certificate, impact summary, audit support, site visit (if required)</w:t>
      </w:r>
    </w:p>
    <w:p w14:paraId="5B90613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FC481D3">
          <v:rect id="_x0000_i1227" alt="" style="width:451.3pt;height:.05pt;mso-width-percent:0;mso-height-percent:0;mso-width-percent:0;mso-height-percent:0" o:hralign="center" o:hrstd="t" o:hr="t" fillcolor="#a0a0a0" stroked="f"/>
        </w:pict>
      </w:r>
    </w:p>
    <w:p w14:paraId="4CEDE76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Let’s Create Impact Together</w:t>
      </w:r>
    </w:p>
    <w:p w14:paraId="5DD40A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Request a consultation.</w:t>
      </w:r>
    </w:p>
    <w:p w14:paraId="2AAE47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[Form fields appear here]</w:t>
      </w:r>
    </w:p>
    <w:p w14:paraId="7AF58B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Your information is confidential. See our Privacy Policy.</w:t>
      </w:r>
    </w:p>
    <w:p w14:paraId="38FBC569"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Request Partnership Consultation</w:t>
      </w:r>
      <w:r w:rsidR="00F11105">
        <w:rPr>
          <w:rFonts w:ascii="Helvetica" w:eastAsia="Times New Roman" w:hAnsi="Helvetica" w:cs="Times New Roman"/>
          <w:noProof/>
          <w:kern w:val="0"/>
          <w:sz w:val="18"/>
          <w:szCs w:val="18"/>
          <w:lang w:eastAsia="en-GB"/>
        </w:rPr>
        <w:pict w14:anchorId="76567945">
          <v:rect id="_x0000_i1226" alt="" style="width:451.3pt;height:.05pt;mso-width-percent:0;mso-height-percent:0;mso-width-percent:0;mso-height-percent:0" o:hralign="center" o:hrstd="t" o:hr="t" fillcolor="#a0a0a0" stroked="f"/>
        </w:pict>
      </w:r>
    </w:p>
    <w:p w14:paraId="2DD12017"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Have Questions?</w:t>
      </w:r>
    </w:p>
    <w:p w14:paraId="4AC8EF1E"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lastRenderedPageBreak/>
        <w:t>Check our FAQs below, or reach out to us directly.</w:t>
      </w:r>
      <w:r w:rsidRPr="00341D20">
        <w:rPr>
          <w:rFonts w:ascii="Helvetica" w:eastAsia="Times New Roman" w:hAnsi="Helvetica" w:cs="Times New Roman"/>
          <w:color w:val="000000" w:themeColor="text1"/>
          <w:kern w:val="0"/>
          <w:sz w:val="18"/>
          <w:szCs w:val="18"/>
          <w:lang w:eastAsia="en-GB"/>
          <w14:ligatures w14:val="none"/>
        </w:rPr>
        <w:br/>
        <w:t xml:space="preserve">Email: </w:t>
      </w:r>
      <w:hyperlink r:id="rId8" w:history="1">
        <w:r w:rsidRPr="00341D20">
          <w:rPr>
            <w:rStyle w:val="Hyperlink"/>
            <w:rFonts w:ascii="Helvetica" w:eastAsia="Times New Roman" w:hAnsi="Helvetica" w:cs="Times New Roman"/>
            <w:kern w:val="0"/>
            <w:sz w:val="18"/>
            <w:szCs w:val="18"/>
            <w:lang w:eastAsia="en-GB"/>
            <w14:ligatures w14:val="none"/>
          </w:rPr>
          <w:t>info@rkm.support</w:t>
        </w:r>
      </w:hyperlink>
      <w:r w:rsidRPr="00341D20">
        <w:rPr>
          <w:rFonts w:ascii="Helvetica" w:eastAsia="Times New Roman" w:hAnsi="Helvetica" w:cs="Times New Roman"/>
          <w:color w:val="000000" w:themeColor="text1"/>
          <w:kern w:val="0"/>
          <w:sz w:val="18"/>
          <w:szCs w:val="18"/>
          <w:lang w:eastAsia="en-GB"/>
          <w14:ligatures w14:val="none"/>
        </w:rPr>
        <w:t xml:space="preserve"> I WhatsApp: </w:t>
      </w:r>
      <w:r w:rsidRPr="00341D20">
        <w:rPr>
          <w:rFonts w:ascii="Helvetica" w:eastAsia="Times New Roman" w:hAnsi="Helvetica" w:cs="Times New Roman"/>
          <w:b/>
          <w:bCs/>
          <w:color w:val="000000" w:themeColor="text1"/>
          <w:kern w:val="0"/>
          <w:sz w:val="18"/>
          <w:szCs w:val="18"/>
          <w:lang w:eastAsia="en-GB"/>
          <w14:ligatures w14:val="none"/>
        </w:rPr>
        <w:t>https://wa.me/919920780005</w:t>
      </w:r>
    </w:p>
    <w:p w14:paraId="198A26C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A62A1CB">
          <v:rect id="_x0000_i1225" alt="" style="width:451.3pt;height:.05pt;mso-width-percent:0;mso-height-percent:0;mso-width-percent:0;mso-height-percent:0" o:hralign="center" o:hrstd="t" o:hr="t" fillcolor="#a0a0a0" stroked="f"/>
        </w:pict>
      </w:r>
    </w:p>
    <w:p w14:paraId="63FF0BD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Download Partnership Information</w:t>
      </w:r>
    </w:p>
    <w:p w14:paraId="4A7720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Partnership Overview</w:t>
      </w:r>
    </w:p>
    <w:p w14:paraId="572610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2-page summary (PDF)</w:t>
      </w:r>
    </w:p>
    <w:p w14:paraId="6A6388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Registration Certificates (ZIP)</w:t>
      </w:r>
    </w:p>
    <w:p w14:paraId="077DFF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80G: [Insert Number] | 12A: [Insert Number] | CSR: [Insert Number]</w:t>
      </w:r>
    </w:p>
    <w:p w14:paraId="07B2538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BF8E43A">
          <v:rect id="_x0000_i1224" alt="" style="width:451.3pt;height:.05pt;mso-width-percent:0;mso-height-percent:0;mso-width-percent:0;mso-height-percent:0" o:hralign="center" o:hrstd="t" o:hr="t" fillcolor="#a0a0a0" stroked="f"/>
        </w:pict>
      </w:r>
    </w:p>
    <w:p w14:paraId="5F3A81FC" w14:textId="77777777" w:rsidR="00341D20" w:rsidRPr="00341D20" w:rsidRDefault="00341D20" w:rsidP="00341D20">
      <w:pPr>
        <w:spacing w:line="240" w:lineRule="auto"/>
        <w:rPr>
          <w:rFonts w:ascii="Helvetica" w:hAnsi="Helvetica"/>
          <w:sz w:val="18"/>
          <w:szCs w:val="18"/>
        </w:rPr>
      </w:pPr>
    </w:p>
    <w:p w14:paraId="738918A0"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PARTNERSHIP OVERVIEW PDF — FINAL CORRECTED VERSION</w:t>
      </w:r>
    </w:p>
    <w:p w14:paraId="6D82AB3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025E165">
          <v:rect id="_x0000_i1223" alt="" style="width:451.3pt;height:.05pt;mso-width-percent:0;mso-height-percent:0;mso-width-percent:0;mso-height-percent:0" o:hralign="center" o:hrstd="t" o:hr="t" fillcolor="#a0a0a0" stroked="f"/>
        </w:pict>
      </w:r>
    </w:p>
    <w:p w14:paraId="48EEFE7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PARTNERSHIP OVERVIEW</w:t>
      </w:r>
    </w:p>
    <w:p w14:paraId="13A549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F973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(2-Page PDF Content — Final)</w:t>
      </w:r>
    </w:p>
    <w:p w14:paraId="6ADE2F1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1C47D26">
          <v:rect id="_x0000_i1222" alt="" style="width:451.3pt;height:.05pt;mso-width-percent:0;mso-height-percent:0;mso-width-percent:0;mso-height-percent:0" o:hralign="center" o:hrstd="t" o:hr="t" fillcolor="#a0a0a0" stroked="f"/>
        </w:pict>
      </w:r>
    </w:p>
    <w:p w14:paraId="68C238D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DESIGN FORMAT (FOR DESIGNER)</w:t>
      </w:r>
    </w:p>
    <w:p w14:paraId="7E0C3B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645D1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Size: A4 (210mm × 297mm)</w:t>
      </w:r>
    </w:p>
    <w:p w14:paraId="2F8344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Orientation: Portrait</w:t>
      </w:r>
    </w:p>
    <w:p w14:paraId="59EC13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Font: Helvetica</w:t>
      </w:r>
    </w:p>
    <w:p w14:paraId="50B309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Colours: Black, White, Grey with brand accent for highlights</w:t>
      </w:r>
    </w:p>
    <w:p w14:paraId="7F8074D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Style: Clean, professional, corporate-friendly</w:t>
      </w:r>
    </w:p>
    <w:p w14:paraId="7E0EB0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Margins: 20mm (all sides)</w:t>
      </w:r>
    </w:p>
    <w:p w14:paraId="14877DA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64B766F">
          <v:rect id="_x0000_i1221" alt="" style="width:451.3pt;height:.05pt;mso-width-percent:0;mso-height-percent:0;mso-width-percent:0;mso-height-percent:0" o:hralign="center" o:hrstd="t" o:hr="t" fillcolor="#a0a0a0" stroked="f"/>
        </w:pict>
      </w:r>
    </w:p>
    <w:p w14:paraId="2CEBB11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PAGE 1</w:t>
      </w:r>
    </w:p>
    <w:p w14:paraId="68F618F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3DA511E">
          <v:rect id="_x0000_i1220" alt="" style="width:451.3pt;height:.05pt;mso-width-percent:0;mso-height-percent:0;mso-width-percent:0;mso-height-percent:0" o:hralign="center" o:hrstd="t" o:hr="t" fillcolor="#a0a0a0" stroked="f"/>
        </w:pict>
      </w:r>
    </w:p>
    <w:p w14:paraId="4427E85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HEADER</w:t>
      </w:r>
    </w:p>
    <w:p w14:paraId="4A08FE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2073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[RKM Foundation Logo – Top Left]</w:t>
      </w:r>
    </w:p>
    <w:p w14:paraId="35F3E2A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57C1213">
          <v:rect id="_x0000_i1219" alt="" style="width:451.3pt;height:.05pt;mso-width-percent:0;mso-height-percent:0;mso-width-percent:0;mso-height-percent:0" o:hralign="center" o:hrstd="t" o:hr="t" fillcolor="#a0a0a0" stroked="f"/>
        </w:pict>
      </w:r>
    </w:p>
    <w:p w14:paraId="684B1BC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DOCUMENT TITLE</w:t>
      </w:r>
    </w:p>
    <w:p w14:paraId="247565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C2DE6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Partnership Overview</w:t>
      </w:r>
    </w:p>
    <w:p w14:paraId="3CDACA2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(Large, bold headline)</w:t>
      </w:r>
    </w:p>
    <w:p w14:paraId="308AA8A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0E7ED9F">
          <v:rect id="_x0000_i1218" alt="" style="width:451.3pt;height:.05pt;mso-width-percent:0;mso-height-percent:0;mso-width-percent:0;mso-height-percent:0" o:hralign="center" o:hrstd="t" o:hr="t" fillcolor="#a0a0a0" stroked="f"/>
        </w:pict>
      </w:r>
    </w:p>
    <w:p w14:paraId="527561D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1: ABOUT RKM FOUNDATION</w:t>
      </w:r>
    </w:p>
    <w:p w14:paraId="7C36638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D94C1E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a registered charitable trust (established 2014) focused on holistic community impact through animal welfare, education, health, environment, and social development programmes.</w:t>
      </w:r>
    </w:p>
    <w:p w14:paraId="5EE08E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7C479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operate through a unique </w:t>
      </w:r>
      <w:r w:rsidRPr="00341D20">
        <w:rPr>
          <w:rFonts w:ascii="Helvetica" w:eastAsia="Times New Roman" w:hAnsi="Helvetica" w:cs="Times New Roman"/>
          <w:b/>
          <w:bCs/>
          <w:kern w:val="0"/>
          <w:sz w:val="18"/>
          <w:szCs w:val="18"/>
          <w:lang w:eastAsia="en-GB"/>
          <w14:ligatures w14:val="none"/>
        </w:rPr>
        <w:t>7 Pillars of Hope</w:t>
      </w:r>
      <w:r w:rsidRPr="00341D20">
        <w:rPr>
          <w:rFonts w:ascii="Helvetica" w:eastAsia="Times New Roman" w:hAnsi="Helvetica" w:cs="Times New Roman"/>
          <w:kern w:val="0"/>
          <w:sz w:val="18"/>
          <w:szCs w:val="18"/>
          <w:lang w:eastAsia="en-GB"/>
          <w14:ligatures w14:val="none"/>
        </w:rPr>
        <w:t xml:space="preserve"> model, creating sustainable change across diverse causes while maintaining a permanent animal shelter as our anchor programme.</w:t>
      </w:r>
    </w:p>
    <w:p w14:paraId="776BCEE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DEC970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 note: “7 Pillars of Hope” in bold. Body text 11–12pt.)</w:t>
      </w:r>
    </w:p>
    <w:p w14:paraId="7869F89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963496F">
          <v:rect id="_x0000_i1217" alt="" style="width:451.3pt;height:.05pt;mso-width-percent:0;mso-height-percent:0;mso-width-percent:0;mso-height-percent:0" o:hralign="center" o:hrstd="t" o:hr="t" fillcolor="#a0a0a0" stroked="f"/>
        </w:pict>
      </w:r>
    </w:p>
    <w:p w14:paraId="1471F8F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2: CSR COMPLIANCE</w:t>
      </w:r>
    </w:p>
    <w:p w14:paraId="736811C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7F3C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CSR Compliance</w:t>
      </w:r>
    </w:p>
    <w:p w14:paraId="7E4EB2E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31AF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80G Registration:</w:t>
      </w:r>
      <w:r w:rsidRPr="00341D20">
        <w:rPr>
          <w:rFonts w:ascii="Helvetica" w:eastAsia="Times New Roman" w:hAnsi="Helvetica" w:cs="Times New Roman"/>
          <w:kern w:val="0"/>
          <w:sz w:val="18"/>
          <w:szCs w:val="18"/>
          <w:lang w:eastAsia="en-GB"/>
          <w14:ligatures w14:val="none"/>
        </w:rPr>
        <w:t xml:space="preserve"> [Insert Number] – 50% tax deduction for donors</w:t>
      </w:r>
    </w:p>
    <w:p w14:paraId="0917E7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12A Approval:</w:t>
      </w:r>
      <w:r w:rsidRPr="00341D20">
        <w:rPr>
          <w:rFonts w:ascii="Helvetica" w:eastAsia="Times New Roman" w:hAnsi="Helvetica" w:cs="Times New Roman"/>
          <w:kern w:val="0"/>
          <w:sz w:val="18"/>
          <w:szCs w:val="18"/>
          <w:lang w:eastAsia="en-GB"/>
          <w14:ligatures w14:val="none"/>
        </w:rPr>
        <w:t xml:space="preserve"> [Insert Number]</w:t>
      </w:r>
    </w:p>
    <w:p w14:paraId="75094B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CSR Registration (MCA Form CSR-1):</w:t>
      </w:r>
      <w:r w:rsidRPr="00341D20">
        <w:rPr>
          <w:rFonts w:ascii="Helvetica" w:eastAsia="Times New Roman" w:hAnsi="Helvetica" w:cs="Times New Roman"/>
          <w:kern w:val="0"/>
          <w:sz w:val="18"/>
          <w:szCs w:val="18"/>
          <w:lang w:eastAsia="en-GB"/>
          <w14:ligatures w14:val="none"/>
        </w:rPr>
        <w:t xml:space="preserve"> [Insert Number]</w:t>
      </w:r>
    </w:p>
    <w:p w14:paraId="009C880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Section 135 Eligibility:</w:t>
      </w:r>
      <w:r w:rsidRPr="00341D20">
        <w:rPr>
          <w:rFonts w:ascii="Helvetica" w:eastAsia="Times New Roman" w:hAnsi="Helvetica" w:cs="Times New Roman"/>
          <w:kern w:val="0"/>
          <w:sz w:val="18"/>
          <w:szCs w:val="18"/>
          <w:lang w:eastAsia="en-GB"/>
          <w14:ligatures w14:val="none"/>
        </w:rPr>
        <w:t xml:space="preserve"> Companies Act 2013, Schedule VII aligned</w:t>
      </w:r>
    </w:p>
    <w:p w14:paraId="101C11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FE385F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 note: Use checkmark icons. Bold registration types.)</w:t>
      </w:r>
    </w:p>
    <w:p w14:paraId="7698402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B9D3B6C">
          <v:rect id="_x0000_i1216" alt="" style="width:451.3pt;height:.05pt;mso-width-percent:0;mso-height-percent:0;mso-width-percent:0;mso-height-percent:0" o:hralign="center" o:hrstd="t" o:hr="t" fillcolor="#a0a0a0" stroked="f"/>
        </w:pict>
      </w:r>
    </w:p>
    <w:p w14:paraId="49E2A07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3: OUR PARTNERSHIP APPROACH</w:t>
      </w:r>
    </w:p>
    <w:p w14:paraId="16334B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8DCA0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Our Partnership Approach</w:t>
      </w:r>
    </w:p>
    <w:p w14:paraId="53113AB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06C72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design custom CSR partnerships around your organisational goals:</w:t>
      </w:r>
    </w:p>
    <w:p w14:paraId="3A1274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10033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Schedule VII–aligned programmes across key CSR sectors</w:t>
      </w:r>
    </w:p>
    <w:p w14:paraId="2FC661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85–90% fund deployment directly to programme impact</w:t>
      </w:r>
    </w:p>
    <w:p w14:paraId="6887AA7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Transparent reporting with audit-ready documentation</w:t>
      </w:r>
    </w:p>
    <w:p w14:paraId="37A35B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Flexible partnership models from ₹7 lakh+</w:t>
      </w:r>
    </w:p>
    <w:p w14:paraId="10F6D6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Employee engagement through volunteering and site visits</w:t>
      </w:r>
    </w:p>
    <w:p w14:paraId="689313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63F6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 note: Bullets only, compact spacing.)</w:t>
      </w:r>
    </w:p>
    <w:p w14:paraId="2EEEBAC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AE974DD">
          <v:rect id="_x0000_i1215" alt="" style="width:451.3pt;height:.05pt;mso-width-percent:0;mso-height-percent:0;mso-width-percent:0;mso-height-percent:0" o:hralign="center" o:hrstd="t" o:hr="t" fillcolor="#a0a0a0" stroked="f"/>
        </w:pict>
      </w:r>
    </w:p>
    <w:p w14:paraId="177F52B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4: ONGOING OPPORTUNITY – ANIMAL SHELTER COMPLETION</w:t>
      </w:r>
    </w:p>
    <w:p w14:paraId="0A94C6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88ACB1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Ongoing Opportunity: Animal Shelter Completion</w:t>
      </w:r>
    </w:p>
    <w:p w14:paraId="4F9EA5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33651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Investment Required: </w:t>
      </w:r>
      <w:r w:rsidRPr="00341D20">
        <w:rPr>
          <w:rFonts w:ascii="Helvetica" w:eastAsia="Times New Roman" w:hAnsi="Helvetica" w:cs="Times New Roman"/>
          <w:b/>
          <w:bCs/>
          <w:kern w:val="0"/>
          <w:sz w:val="18"/>
          <w:szCs w:val="18"/>
          <w:lang w:eastAsia="en-GB"/>
          <w14:ligatures w14:val="none"/>
        </w:rPr>
        <w:t>₹7,00,000</w:t>
      </w:r>
    </w:p>
    <w:p w14:paraId="12B946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D054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Impact: </w:t>
      </w:r>
      <w:r w:rsidRPr="00341D20">
        <w:rPr>
          <w:rFonts w:ascii="Helvetica" w:eastAsia="Times New Roman" w:hAnsi="Helvetica" w:cs="Times New Roman"/>
          <w:b/>
          <w:bCs/>
          <w:kern w:val="0"/>
          <w:sz w:val="18"/>
          <w:szCs w:val="18"/>
          <w:lang w:eastAsia="en-GB"/>
          <w14:ligatures w14:val="none"/>
        </w:rPr>
        <w:t>Permanent shelter for 30 rescued dogs and cats, including veterinary care and ongoing support</w:t>
      </w:r>
    </w:p>
    <w:p w14:paraId="1B3D67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DC41F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Timeline: </w:t>
      </w:r>
      <w:r w:rsidRPr="00341D20">
        <w:rPr>
          <w:rFonts w:ascii="Helvetica" w:eastAsia="Times New Roman" w:hAnsi="Helvetica" w:cs="Times New Roman"/>
          <w:b/>
          <w:bCs/>
          <w:kern w:val="0"/>
          <w:sz w:val="18"/>
          <w:szCs w:val="18"/>
          <w:lang w:eastAsia="en-GB"/>
          <w14:ligatures w14:val="none"/>
        </w:rPr>
        <w:t>6 months from partnership confirmation</w:t>
      </w:r>
    </w:p>
    <w:p w14:paraId="07E73D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D30A3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Visibility: Tangible, visit-able project with optional recognition opportunities (as per CSR policy)</w:t>
      </w:r>
    </w:p>
    <w:p w14:paraId="5DFCA9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0FBE10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 note: Use a light grey background box to highlight this section.)</w:t>
      </w:r>
    </w:p>
    <w:p w14:paraId="19F5D3F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947B673">
          <v:rect id="_x0000_i1214" alt="" style="width:451.3pt;height:.05pt;mso-width-percent:0;mso-height-percent:0;mso-width-percent:0;mso-height-percent:0" o:hralign="center" o:hrstd="t" o:hr="t" fillcolor="#a0a0a0" stroked="f"/>
        </w:pict>
      </w:r>
    </w:p>
    <w:p w14:paraId="06D18A9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5: OTHER PARTNERSHIP AREAS</w:t>
      </w:r>
    </w:p>
    <w:p w14:paraId="2FBD9C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2484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Other Partnership Areas</w:t>
      </w:r>
    </w:p>
    <w:p w14:paraId="4C05F2A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B3B95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customise programmes across:</w:t>
      </w:r>
    </w:p>
    <w:p w14:paraId="57DFD0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055A6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Education:</w:t>
      </w:r>
      <w:r w:rsidRPr="00341D20">
        <w:rPr>
          <w:rFonts w:ascii="Helvetica" w:eastAsia="Times New Roman" w:hAnsi="Helvetica" w:cs="Times New Roman"/>
          <w:kern w:val="0"/>
          <w:sz w:val="18"/>
          <w:szCs w:val="18"/>
          <w:lang w:eastAsia="en-GB"/>
          <w14:ligatures w14:val="none"/>
        </w:rPr>
        <w:t xml:space="preserve"> School infrastructure, scholarships, digital learning</w:t>
      </w:r>
    </w:p>
    <w:p w14:paraId="30EF253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Healthcare:</w:t>
      </w:r>
      <w:r w:rsidRPr="00341D20">
        <w:rPr>
          <w:rFonts w:ascii="Helvetica" w:eastAsia="Times New Roman" w:hAnsi="Helvetica" w:cs="Times New Roman"/>
          <w:kern w:val="0"/>
          <w:sz w:val="18"/>
          <w:szCs w:val="18"/>
          <w:lang w:eastAsia="en-GB"/>
          <w14:ligatures w14:val="none"/>
        </w:rPr>
        <w:t xml:space="preserve"> Medical camps, equipment, community health initiatives</w:t>
      </w:r>
    </w:p>
    <w:p w14:paraId="617424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Environment:</w:t>
      </w:r>
      <w:r w:rsidRPr="00341D20">
        <w:rPr>
          <w:rFonts w:ascii="Helvetica" w:eastAsia="Times New Roman" w:hAnsi="Helvetica" w:cs="Times New Roman"/>
          <w:kern w:val="0"/>
          <w:sz w:val="18"/>
          <w:szCs w:val="18"/>
          <w:lang w:eastAsia="en-GB"/>
          <w14:ligatures w14:val="none"/>
        </w:rPr>
        <w:t xml:space="preserve"> Tree plantation, conservation, sustainability projects</w:t>
      </w:r>
    </w:p>
    <w:p w14:paraId="3F98A6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Community Development:</w:t>
      </w:r>
      <w:r w:rsidRPr="00341D20">
        <w:rPr>
          <w:rFonts w:ascii="Helvetica" w:eastAsia="Times New Roman" w:hAnsi="Helvetica" w:cs="Times New Roman"/>
          <w:kern w:val="0"/>
          <w:sz w:val="18"/>
          <w:szCs w:val="18"/>
          <w:lang w:eastAsia="en-GB"/>
          <w14:ligatures w14:val="none"/>
        </w:rPr>
        <w:t xml:space="preserve"> Skill training, livelihood support, infrastructure</w:t>
      </w:r>
    </w:p>
    <w:p w14:paraId="5E2511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F121B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programmes are tailored to your CSR policy and impact objectives.</w:t>
      </w:r>
    </w:p>
    <w:p w14:paraId="04C2A4B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B301D29">
          <v:rect id="_x0000_i1213" alt="" style="width:451.3pt;height:.05pt;mso-width-percent:0;mso-height-percent:0;mso-width-percent:0;mso-height-percent:0" o:hralign="center" o:hrstd="t" o:hr="t" fillcolor="#a0a0a0" stroked="f"/>
        </w:pict>
      </w:r>
    </w:p>
    <w:p w14:paraId="3A355D9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FOOTER – PAGE 1</w:t>
      </w:r>
    </w:p>
    <w:p w14:paraId="2C5344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182CD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info@rkm.support | +91 99207 80005 | www.rkm.foundation</w:t>
      </w:r>
    </w:p>
    <w:p w14:paraId="620AED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(Small font, grey, icons optional)</w:t>
      </w:r>
    </w:p>
    <w:p w14:paraId="5849CC4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8490DAF">
          <v:rect id="_x0000_i1212" alt="" style="width:451.3pt;height:.05pt;mso-width-percent:0;mso-height-percent:0;mso-width-percent:0;mso-height-percent:0" o:hralign="center" o:hrstd="t" o:hr="t" fillcolor="#a0a0a0" stroked="f"/>
        </w:pict>
      </w:r>
    </w:p>
    <w:p w14:paraId="222E23B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PAGE 2</w:t>
      </w:r>
    </w:p>
    <w:p w14:paraId="5F1C391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7A18807">
          <v:rect id="_x0000_i1211" alt="" style="width:451.3pt;height:.05pt;mso-width-percent:0;mso-height-percent:0;mso-width-percent:0;mso-height-percent:0" o:hralign="center" o:hrstd="t" o:hr="t" fillcolor="#a0a0a0" stroked="f"/>
        </w:pict>
      </w:r>
    </w:p>
    <w:p w14:paraId="58C6B72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HEADER</w:t>
      </w:r>
    </w:p>
    <w:p w14:paraId="5A6DAC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C83BB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Logo – Top Left]</w:t>
      </w:r>
    </w:p>
    <w:p w14:paraId="24AFC93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29EBC28">
          <v:rect id="_x0000_i1210" alt="" style="width:451.3pt;height:.05pt;mso-width-percent:0;mso-height-percent:0;mso-width-percent:0;mso-height-percent:0" o:hralign="center" o:hrstd="t" o:hr="t" fillcolor="#a0a0a0" stroked="f"/>
        </w:pict>
      </w:r>
    </w:p>
    <w:p w14:paraId="06C835F4"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6: WHY PARTNER WITH RKM FOUNDATION</w:t>
      </w:r>
    </w:p>
    <w:p w14:paraId="49CA90B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B1F2D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Partner With RKM Foundation</w:t>
      </w:r>
    </w:p>
    <w:p w14:paraId="7622547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0FD4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Proven Track Record</w:t>
      </w:r>
      <w:r w:rsidRPr="00341D20">
        <w:rPr>
          <w:rFonts w:ascii="Helvetica" w:eastAsia="Times New Roman" w:hAnsi="Helvetica" w:cs="Times New Roman"/>
          <w:kern w:val="0"/>
          <w:sz w:val="18"/>
          <w:szCs w:val="18"/>
          <w:lang w:eastAsia="en-GB"/>
          <w14:ligatures w14:val="none"/>
        </w:rPr>
        <w:t xml:space="preserve"> – Operating since 2014 with sustained programme delivery</w:t>
      </w:r>
    </w:p>
    <w:p w14:paraId="605C74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lastRenderedPageBreak/>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Lean &amp; Efficient</w:t>
      </w:r>
      <w:r w:rsidRPr="00341D20">
        <w:rPr>
          <w:rFonts w:ascii="Helvetica" w:eastAsia="Times New Roman" w:hAnsi="Helvetica" w:cs="Times New Roman"/>
          <w:kern w:val="0"/>
          <w:sz w:val="18"/>
          <w:szCs w:val="18"/>
          <w:lang w:eastAsia="en-GB"/>
          <w14:ligatures w14:val="none"/>
        </w:rPr>
        <w:t xml:space="preserve"> – Volunteer-driven core team, zero trustee salaries</w:t>
      </w:r>
    </w:p>
    <w:p w14:paraId="55EC9C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Professional Oversight</w:t>
      </w:r>
      <w:r w:rsidRPr="00341D20">
        <w:rPr>
          <w:rFonts w:ascii="Helvetica" w:eastAsia="Times New Roman" w:hAnsi="Helvetica" w:cs="Times New Roman"/>
          <w:kern w:val="0"/>
          <w:sz w:val="18"/>
          <w:szCs w:val="18"/>
          <w:lang w:eastAsia="en-GB"/>
          <w14:ligatures w14:val="none"/>
        </w:rPr>
        <w:t xml:space="preserve"> – Advisory support from CA, legal, and medical professionals</w:t>
      </w:r>
    </w:p>
    <w:p w14:paraId="712F2A0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Transparent Governance</w:t>
      </w:r>
      <w:r w:rsidRPr="00341D20">
        <w:rPr>
          <w:rFonts w:ascii="Helvetica" w:eastAsia="Times New Roman" w:hAnsi="Helvetica" w:cs="Times New Roman"/>
          <w:kern w:val="0"/>
          <w:sz w:val="18"/>
          <w:szCs w:val="18"/>
          <w:lang w:eastAsia="en-GB"/>
          <w14:ligatures w14:val="none"/>
        </w:rPr>
        <w:t xml:space="preserve"> – Strong audit practices and regular reporting</w:t>
      </w:r>
    </w:p>
    <w:p w14:paraId="396B5E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Segoe UI Symbol" w:eastAsia="Times New Roman" w:hAnsi="Segoe UI Symbol" w:cs="Segoe UI Symbol"/>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Helvetica" w:eastAsia="Times New Roman" w:hAnsi="Helvetica" w:cs="Times New Roman"/>
          <w:b/>
          <w:bCs/>
          <w:kern w:val="0"/>
          <w:sz w:val="18"/>
          <w:szCs w:val="18"/>
          <w:lang w:eastAsia="en-GB"/>
          <w14:ligatures w14:val="none"/>
        </w:rPr>
        <w:t>Flexible Approach</w:t>
      </w:r>
      <w:r w:rsidRPr="00341D20">
        <w:rPr>
          <w:rFonts w:ascii="Helvetica" w:eastAsia="Times New Roman" w:hAnsi="Helvetica" w:cs="Times New Roman"/>
          <w:kern w:val="0"/>
          <w:sz w:val="18"/>
          <w:szCs w:val="18"/>
          <w:lang w:eastAsia="en-GB"/>
          <w14:ligatures w14:val="none"/>
        </w:rPr>
        <w:t xml:space="preserve"> – No rigid templates; partnerships customised</w:t>
      </w:r>
    </w:p>
    <w:p w14:paraId="6707C65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99003D3">
          <v:rect id="_x0000_i1209" alt="" style="width:451.3pt;height:.05pt;mso-width-percent:0;mso-height-percent:0;mso-width-percent:0;mso-height-percent:0" o:hralign="center" o:hrstd="t" o:hr="t" fillcolor="#a0a0a0" stroked="f"/>
        </w:pict>
      </w:r>
    </w:p>
    <w:p w14:paraId="305034E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7: PARTNERSHIP PROCESS</w:t>
      </w:r>
    </w:p>
    <w:p w14:paraId="100B02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16213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Partnership Process</w:t>
      </w:r>
    </w:p>
    <w:p w14:paraId="7A9DEB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756B8F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1. Initial Consultation (30-minute call)</w:t>
      </w:r>
    </w:p>
    <w:p w14:paraId="75019B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Understand your CSR objectives, budget, and preferences</w:t>
      </w:r>
    </w:p>
    <w:p w14:paraId="59CA19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4975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2. Programme Design (1–2 weeks)</w:t>
      </w:r>
    </w:p>
    <w:p w14:paraId="52297D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Custom proposal aligned to your CSR policy and goals</w:t>
      </w:r>
    </w:p>
    <w:p w14:paraId="1CBEBC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C471A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3. Documentation &amp; MOU</w:t>
      </w:r>
    </w:p>
    <w:p w14:paraId="2EDA9F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Simple agreement; all compliance handled</w:t>
      </w:r>
    </w:p>
    <w:p w14:paraId="1414AB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7FEC9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4. Implementation &amp; Reporting</w:t>
      </w:r>
    </w:p>
    <w:p w14:paraId="04720A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Transparent execution with periodic updates and final impact report</w:t>
      </w:r>
    </w:p>
    <w:p w14:paraId="2604C4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FF8912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Timeline: </w:t>
      </w:r>
      <w:r w:rsidRPr="00341D20">
        <w:rPr>
          <w:rFonts w:ascii="Helvetica" w:eastAsia="Times New Roman" w:hAnsi="Helvetica" w:cs="Times New Roman"/>
          <w:b/>
          <w:bCs/>
          <w:kern w:val="0"/>
          <w:sz w:val="18"/>
          <w:szCs w:val="18"/>
          <w:lang w:eastAsia="en-GB"/>
          <w14:ligatures w14:val="none"/>
        </w:rPr>
        <w:t>Partnerships typically deployed within 2–6 weeks</w:t>
      </w:r>
    </w:p>
    <w:p w14:paraId="1DE5939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2A10E10">
          <v:rect id="_x0000_i1208" alt="" style="width:451.3pt;height:.05pt;mso-width-percent:0;mso-height-percent:0;mso-width-percent:0;mso-height-percent:0" o:hralign="center" o:hrstd="t" o:hr="t" fillcolor="#a0a0a0" stroked="f"/>
        </w:pict>
      </w:r>
    </w:p>
    <w:p w14:paraId="0B5C869D"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8: WHAT YOUR PARTNERSHIP INCLUDES</w:t>
      </w:r>
    </w:p>
    <w:p w14:paraId="77A4FE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CB94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Your Partnership Includes</w:t>
      </w:r>
    </w:p>
    <w:p w14:paraId="101F42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A41DA2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Detailed programme proposal and budget breakdown</w:t>
      </w:r>
    </w:p>
    <w:p w14:paraId="6B5BDB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MOU and legal documentation</w:t>
      </w:r>
    </w:p>
    <w:p w14:paraId="3E0EC6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Visual updates (photos, videos, progress reports)</w:t>
      </w:r>
    </w:p>
    <w:p w14:paraId="57E55A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Periodic utilisation and progress reporting</w:t>
      </w:r>
    </w:p>
    <w:p w14:paraId="14D79E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Final comprehensive impact statement</w:t>
      </w:r>
    </w:p>
    <w:p w14:paraId="2EE43AF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Site visit coordination (leadership and teams)</w:t>
      </w:r>
    </w:p>
    <w:p w14:paraId="04B711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Employee volunteering opportunities</w:t>
      </w:r>
    </w:p>
    <w:p w14:paraId="7E21EB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Optional recognition (as per CSR policy)</w:t>
      </w:r>
    </w:p>
    <w:p w14:paraId="764FFD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Tax and compliance documentation (80G, CSR receipts)</w:t>
      </w:r>
    </w:p>
    <w:p w14:paraId="75B144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AD0E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(Design note: Two-column layout if space permits.)</w:t>
      </w:r>
    </w:p>
    <w:p w14:paraId="060DB5E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0106EFD">
          <v:rect id="_x0000_i1207" alt="" style="width:451.3pt;height:.05pt;mso-width-percent:0;mso-height-percent:0;mso-width-percent:0;mso-height-percent:0" o:hralign="center" o:hrstd="t" o:hr="t" fillcolor="#a0a0a0" stroked="f"/>
        </w:pict>
      </w:r>
    </w:p>
    <w:p w14:paraId="5708DCE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SECTION 9: CONTACT US</w:t>
      </w:r>
    </w:p>
    <w:p w14:paraId="0A1040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929D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Contact Us</w:t>
      </w:r>
    </w:p>
    <w:p w14:paraId="0FB653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B3F4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We’d be happy to explore how we can create impact together.</w:t>
      </w:r>
    </w:p>
    <w:p w14:paraId="72B998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520C5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Apple Color Emoji" w:eastAsia="Times New Roman" w:hAnsi="Apple Color Emoji" w:cs="Apple Color Emoji"/>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Email: info@rkm.support</w:t>
      </w:r>
    </w:p>
    <w:p w14:paraId="6549AD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Apple Color Emoji" w:eastAsia="Times New Roman" w:hAnsi="Apple Color Emoji" w:cs="Apple Color Emoji"/>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Phone: +91 99207 80005</w:t>
      </w:r>
    </w:p>
    <w:p w14:paraId="569EE5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Apple Color Emoji" w:eastAsia="Times New Roman" w:hAnsi="Apple Color Emoji" w:cs="Apple Color Emoji"/>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WhatsApp: https://wa.me/919920780005</w:t>
      </w:r>
    </w:p>
    <w:p w14:paraId="28D641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Apple Color Emoji" w:eastAsia="Times New Roman" w:hAnsi="Apple Color Emoji" w:cs="Apple Color Emoji"/>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Website: www.rkm.foundation</w:t>
      </w:r>
    </w:p>
    <w:p w14:paraId="3E897C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B8803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Registered Address:</w:t>
      </w:r>
    </w:p>
    <w:p w14:paraId="6BFC12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[Insert Full Registered Address]</w:t>
      </w:r>
    </w:p>
    <w:p w14:paraId="40581A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Thane, Maharashtra</w:t>
      </w:r>
    </w:p>
    <w:p w14:paraId="0F0BCEA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2F4842B">
          <v:rect id="_x0000_i1206" alt="" style="width:451.3pt;height:.05pt;mso-width-percent:0;mso-height-percent:0;mso-width-percent:0;mso-height-percent:0" o:hralign="center" o:hrstd="t" o:hr="t" fillcolor="#a0a0a0" stroked="f"/>
        </w:pict>
      </w:r>
    </w:p>
    <w:p w14:paraId="5304B1B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FOOTER – PAGE 2</w:t>
      </w:r>
    </w:p>
    <w:p w14:paraId="762399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EBBBE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Creating Measurable, Lasting Impact Together.</w:t>
      </w:r>
    </w:p>
    <w:p w14:paraId="1381D4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(Bold, brand accent colour, slightly larger than body text.)</w:t>
      </w:r>
    </w:p>
    <w:p w14:paraId="76AF711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E2E4FF3">
          <v:rect id="_x0000_i1205" alt="" style="width:451.3pt;height:.05pt;mso-width-percent:0;mso-height-percent:0;mso-width-percent:0;mso-height-percent:0" o:hralign="center" o:hrstd="t" o:hr="t" fillcolor="#a0a0a0" stroked="f"/>
        </w:pict>
      </w:r>
    </w:p>
    <w:p w14:paraId="4391B4A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FINAL DELIVERABLE DETAILS</w:t>
      </w:r>
    </w:p>
    <w:p w14:paraId="47CC40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File Name: </w:t>
      </w:r>
      <w:r w:rsidRPr="00341D20">
        <w:rPr>
          <w:rFonts w:ascii="Helvetica" w:eastAsia="Times New Roman" w:hAnsi="Helvetica" w:cs="Times New Roman"/>
          <w:b/>
          <w:bCs/>
          <w:kern w:val="0"/>
          <w:sz w:val="18"/>
          <w:szCs w:val="18"/>
          <w:lang w:eastAsia="en-GB"/>
          <w14:ligatures w14:val="none"/>
        </w:rPr>
        <w:t>RKM_Partnership_Overview.pdf</w:t>
      </w:r>
    </w:p>
    <w:p w14:paraId="01E3071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Pages: </w:t>
      </w:r>
      <w:r w:rsidRPr="00341D20">
        <w:rPr>
          <w:rFonts w:ascii="Helvetica" w:eastAsia="Times New Roman" w:hAnsi="Helvetica" w:cs="Times New Roman"/>
          <w:b/>
          <w:bCs/>
          <w:kern w:val="0"/>
          <w:sz w:val="18"/>
          <w:szCs w:val="18"/>
          <w:lang w:eastAsia="en-GB"/>
          <w14:ligatures w14:val="none"/>
        </w:rPr>
        <w:t>2</w:t>
      </w:r>
    </w:p>
    <w:p w14:paraId="7D9476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Target File Size: </w:t>
      </w:r>
      <w:r w:rsidRPr="00341D20">
        <w:rPr>
          <w:rFonts w:ascii="Helvetica" w:eastAsia="Times New Roman" w:hAnsi="Helvetica" w:cs="Times New Roman"/>
          <w:b/>
          <w:bCs/>
          <w:kern w:val="0"/>
          <w:sz w:val="18"/>
          <w:szCs w:val="18"/>
          <w:lang w:eastAsia="en-GB"/>
          <w14:ligatures w14:val="none"/>
        </w:rPr>
        <w:t>Under 2MB</w:t>
      </w:r>
    </w:p>
    <w:p w14:paraId="438718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Format: </w:t>
      </w:r>
      <w:r w:rsidRPr="00341D20">
        <w:rPr>
          <w:rFonts w:ascii="Helvetica" w:eastAsia="Times New Roman" w:hAnsi="Helvetica" w:cs="Times New Roman"/>
          <w:b/>
          <w:bCs/>
          <w:kern w:val="0"/>
          <w:sz w:val="18"/>
          <w:szCs w:val="18"/>
          <w:lang w:eastAsia="en-GB"/>
          <w14:ligatures w14:val="none"/>
        </w:rPr>
        <w:t>High-quality PDF (print + digital friendly)</w:t>
      </w:r>
    </w:p>
    <w:p w14:paraId="30C0400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AB433C2">
          <v:rect id="_x0000_i1204" alt="" style="width:451.3pt;height:.05pt;mso-width-percent:0;mso-height-percent:0;mso-width-percent:0;mso-height-percent:0" o:hralign="center" o:hrstd="t" o:hr="t" fillcolor="#a0a0a0" stroked="f"/>
        </w:pict>
      </w:r>
    </w:p>
    <w:p w14:paraId="5A65E646"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p w14:paraId="471A07AF"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MEDIA</w:t>
      </w:r>
    </w:p>
    <w:p w14:paraId="4CA59E43"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78AD910E">
          <v:rect id="_x0000_i1203" alt="" style="width:451.3pt;height:.05pt;mso-width-percent:0;mso-height-percent:0;mso-width-percent:0;mso-height-percent:0" o:hralign="center" o:hrstd="t" o:hr="t" fillcolor="#a0a0a0" stroked="f"/>
        </w:pict>
      </w:r>
    </w:p>
    <w:p w14:paraId="08B55A71"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Featured In</w:t>
      </w:r>
    </w:p>
    <w:p w14:paraId="305B5C52"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(Media logos / press links displayed here)</w:t>
      </w:r>
    </w:p>
    <w:p w14:paraId="3BF18344"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514F338D">
          <v:rect id="_x0000_i1202" alt="" style="width:451.3pt;height:.05pt;mso-width-percent:0;mso-height-percent:0;mso-width-percent:0;mso-height-percent:0" o:hralign="center" o:hrstd="t" o:hr="t" fillcolor="#a0a0a0" stroked="f"/>
        </w:pict>
      </w:r>
    </w:p>
    <w:p w14:paraId="3B459A80"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Moments Of Hope</w:t>
      </w:r>
    </w:p>
    <w:p w14:paraId="7844EF52"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(Scrollable image gallery featuring donors, volunteers, shelter visits, and field activities)</w:t>
      </w:r>
    </w:p>
    <w:p w14:paraId="079E204B"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57914D1C">
          <v:rect id="_x0000_i1201" alt="" style="width:451.3pt;height:.05pt;mso-width-percent:0;mso-height-percent:0;mso-width-percent:0;mso-height-percent:0" o:hralign="center" o:hrstd="t" o:hr="t" fillcolor="#a0a0a0" stroked="f"/>
        </w:pict>
      </w:r>
    </w:p>
    <w:p w14:paraId="58498854"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Voices Of Hope</w:t>
      </w:r>
    </w:p>
    <w:p w14:paraId="17FFE95E"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“Monthly giving finally made sense to me here. Focusing on one cause at a time means I can clearly see where my support goes. The updates make you feel included.”</w:t>
      </w:r>
    </w:p>
    <w:p w14:paraId="4FA86F5F"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 Raghav Daga, Kolkata</w:t>
      </w:r>
    </w:p>
    <w:p w14:paraId="0BC58082" w14:textId="77777777" w:rsidR="00341D20" w:rsidRPr="00341D20" w:rsidRDefault="00341D20" w:rsidP="00341D20">
      <w:pPr>
        <w:pStyle w:val="p2"/>
        <w:rPr>
          <w:rFonts w:ascii="Helvetica" w:hAnsi="Helvetica"/>
          <w:sz w:val="18"/>
          <w:szCs w:val="18"/>
        </w:rPr>
      </w:pPr>
    </w:p>
    <w:p w14:paraId="32DFAB68"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“As a working mother, I wanted to give back without feeling overwhelmed. The monthly plan made it easy, and visiting the shelter made it feel personal.”</w:t>
      </w:r>
    </w:p>
    <w:p w14:paraId="49BF86C1"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 Shweta Desai, Mumbai</w:t>
      </w:r>
    </w:p>
    <w:p w14:paraId="53A16903" w14:textId="77777777" w:rsidR="00341D20" w:rsidRPr="00341D20" w:rsidRDefault="00341D20" w:rsidP="00341D20">
      <w:pPr>
        <w:pStyle w:val="p2"/>
        <w:rPr>
          <w:rFonts w:ascii="Helvetica" w:hAnsi="Helvetica"/>
          <w:sz w:val="18"/>
          <w:szCs w:val="18"/>
        </w:rPr>
      </w:pPr>
    </w:p>
    <w:p w14:paraId="72467C31"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“I usually donate items, not money. The pickup was smooth, and even a small mix-up was handled calmly. What stood out was how respectful and responsive the team was.”</w:t>
      </w:r>
    </w:p>
    <w:p w14:paraId="1517576B"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 Ankit Palan, Mumbai</w:t>
      </w:r>
    </w:p>
    <w:p w14:paraId="3B8161D6" w14:textId="77777777" w:rsidR="00341D20" w:rsidRPr="00341D20" w:rsidRDefault="00341D20" w:rsidP="00341D20">
      <w:pPr>
        <w:pStyle w:val="p2"/>
        <w:rPr>
          <w:rFonts w:ascii="Helvetica" w:hAnsi="Helvetica"/>
          <w:sz w:val="18"/>
          <w:szCs w:val="18"/>
        </w:rPr>
      </w:pPr>
    </w:p>
    <w:p w14:paraId="6D9330E5"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“I like being hands-on. I was invited to help feed the animals, and when I couldn’t attend later, I was included on a video call. It genuinely felt like being there.”</w:t>
      </w:r>
    </w:p>
    <w:p w14:paraId="42C7BF72"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 Aditya Mohatta, Thane</w:t>
      </w:r>
    </w:p>
    <w:p w14:paraId="040854CE" w14:textId="77777777" w:rsidR="00341D20" w:rsidRPr="00341D20" w:rsidRDefault="00341D20" w:rsidP="00341D20">
      <w:pPr>
        <w:pStyle w:val="p2"/>
        <w:rPr>
          <w:rFonts w:ascii="Helvetica" w:hAnsi="Helvetica"/>
          <w:sz w:val="18"/>
          <w:szCs w:val="18"/>
        </w:rPr>
      </w:pPr>
    </w:p>
    <w:p w14:paraId="4EAA14E3"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“As a veterinarian, I deeply appreciate how Brinda personally coordinates and shows up to help stray animals. The care and calm the animals show around her speaks volumes.”</w:t>
      </w:r>
    </w:p>
    <w:p w14:paraId="6DF02F30"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 Dr. Kiran Shelar, Thane</w:t>
      </w:r>
    </w:p>
    <w:p w14:paraId="324F45C4"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3E1BF30F">
          <v:rect id="_x0000_i1200" alt="" style="width:451.3pt;height:.05pt;mso-width-percent:0;mso-height-percent:0;mso-width-percent:0;mso-height-percent:0" o:hralign="center" o:hrstd="t" o:hr="t" fillcolor="#a0a0a0" stroked="f"/>
        </w:pict>
      </w:r>
    </w:p>
    <w:p w14:paraId="26343750"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Stories Of Hope</w:t>
      </w:r>
    </w:p>
    <w:p w14:paraId="3C3ABA00"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(Blog cards displayed here with “Read More” option)</w:t>
      </w:r>
    </w:p>
    <w:p w14:paraId="33FE65D9"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37D3DEEE">
          <v:rect id="_x0000_i1199" alt="" style="width:451.3pt;height:.05pt;mso-width-percent:0;mso-height-percent:0;mso-width-percent:0;mso-height-percent:0" o:hralign="center" o:hrstd="t" o:hr="t" fillcolor="#a0a0a0" stroked="f"/>
        </w:pict>
      </w:r>
    </w:p>
    <w:p w14:paraId="4195F320"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Be Part Of The Hope</w:t>
      </w:r>
    </w:p>
    <w:p w14:paraId="309CDC6E"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Donate Now | Share Our Work - Instagram | LinkedIn | Facebook</w:t>
      </w:r>
    </w:p>
    <w:p w14:paraId="0CC13E95"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007C4FFF">
          <v:rect id="_x0000_i1198" alt="" style="width:451.3pt;height:.05pt;mso-width-percent:0;mso-height-percent:0;mso-width-percent:0;mso-height-percent:0" o:hralign="center" o:hrstd="t" o:hr="t" fillcolor="#a0a0a0" stroked="f"/>
        </w:pict>
      </w:r>
    </w:p>
    <w:p w14:paraId="6C8A8CB4"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SEO Page Title</w:t>
      </w:r>
    </w:p>
    <w:p w14:paraId="1A44C689"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Media | Real Impact, Real Voices – RKM Foundation</w:t>
      </w:r>
    </w:p>
    <w:p w14:paraId="5B8133E2"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6CF98780">
          <v:rect id="_x0000_i1197" alt="" style="width:451.3pt;height:.05pt;mso-width-percent:0;mso-height-percent:0;mso-width-percent:0;mso-height-percent:0" o:hralign="center" o:hrstd="t" o:hr="t" fillcolor="#a0a0a0" stroked="f"/>
        </w:pict>
      </w:r>
    </w:p>
    <w:p w14:paraId="06B05533" w14:textId="77777777" w:rsidR="00341D20" w:rsidRPr="00341D20" w:rsidRDefault="00341D20" w:rsidP="00341D20">
      <w:pPr>
        <w:pStyle w:val="Heading1"/>
        <w:spacing w:line="240" w:lineRule="auto"/>
        <w:rPr>
          <w:rFonts w:ascii="Helvetica" w:hAnsi="Helvetica"/>
          <w:sz w:val="18"/>
          <w:szCs w:val="18"/>
        </w:rPr>
      </w:pPr>
      <w:r w:rsidRPr="00341D20">
        <w:rPr>
          <w:rFonts w:ascii="Helvetica" w:hAnsi="Helvetica"/>
          <w:sz w:val="18"/>
          <w:szCs w:val="18"/>
        </w:rPr>
        <w:t>Meta Description</w:t>
      </w:r>
    </w:p>
    <w:p w14:paraId="35C12ED0" w14:textId="77777777" w:rsidR="00341D20" w:rsidRPr="00341D20" w:rsidRDefault="00341D20" w:rsidP="00341D20">
      <w:pPr>
        <w:pStyle w:val="p3"/>
        <w:rPr>
          <w:rFonts w:ascii="Helvetica" w:hAnsi="Helvetica"/>
          <w:sz w:val="18"/>
          <w:szCs w:val="18"/>
        </w:rPr>
      </w:pPr>
      <w:r w:rsidRPr="00341D20">
        <w:rPr>
          <w:rFonts w:ascii="Helvetica" w:hAnsi="Helvetica"/>
          <w:sz w:val="18"/>
          <w:szCs w:val="18"/>
        </w:rPr>
        <w:t>Explore media features, donor stories, field updates, and real moments of impact from RKM Foundation.</w:t>
      </w:r>
    </w:p>
    <w:p w14:paraId="4F2DBE9F" w14:textId="77777777" w:rsidR="00341D20" w:rsidRPr="00341D20" w:rsidRDefault="00F11105" w:rsidP="00341D20">
      <w:pPr>
        <w:spacing w:line="240" w:lineRule="auto"/>
        <w:rPr>
          <w:rStyle w:val="s2"/>
          <w:rFonts w:ascii="Helvetica" w:eastAsiaTheme="majorEastAsia" w:hAnsi="Helvetica"/>
          <w:sz w:val="18"/>
          <w:szCs w:val="18"/>
        </w:rPr>
      </w:pPr>
      <w:r w:rsidRPr="00F11105">
        <w:rPr>
          <w:rStyle w:val="s2"/>
        </w:rPr>
        <w:pict w14:anchorId="2C15994E">
          <v:rect id="_x0000_i1196" alt="" style="width:451.3pt;height:.05pt;mso-width-percent:0;mso-height-percent:0;mso-width-percent:0;mso-height-percent:0" o:hralign="center" o:hrstd="t" o:hr="t" fillcolor="#a0a0a0" stroked="f"/>
        </w:pict>
      </w:r>
    </w:p>
    <w:p w14:paraId="28F6CA88" w14:textId="77777777" w:rsidR="00341D20" w:rsidRPr="00341D20" w:rsidRDefault="00341D20" w:rsidP="00341D20">
      <w:pPr>
        <w:pStyle w:val="Heading1"/>
        <w:spacing w:line="240" w:lineRule="auto"/>
        <w:rPr>
          <w:rFonts w:ascii="Helvetica" w:hAnsi="Helvetica"/>
          <w:sz w:val="18"/>
          <w:szCs w:val="18"/>
          <w:highlight w:val="yellow"/>
        </w:rPr>
      </w:pPr>
      <w:r w:rsidRPr="00341D20">
        <w:rPr>
          <w:rFonts w:ascii="Helvetica" w:hAnsi="Helvetica"/>
          <w:sz w:val="18"/>
          <w:szCs w:val="18"/>
          <w:highlight w:val="yellow"/>
        </w:rPr>
        <w:t>PENDING – MEDIA BANK</w:t>
      </w:r>
    </w:p>
    <w:p w14:paraId="1EC4850C" w14:textId="77777777" w:rsidR="00341D20" w:rsidRPr="00341D20" w:rsidRDefault="00341D20" w:rsidP="00341D20">
      <w:pPr>
        <w:pStyle w:val="p3"/>
        <w:rPr>
          <w:rFonts w:ascii="Helvetica" w:hAnsi="Helvetica"/>
          <w:sz w:val="18"/>
          <w:szCs w:val="18"/>
        </w:rPr>
      </w:pPr>
      <w:r w:rsidRPr="00341D20">
        <w:rPr>
          <w:rFonts w:ascii="Helvetica" w:hAnsi="Helvetica"/>
          <w:sz w:val="18"/>
          <w:szCs w:val="18"/>
          <w:highlight w:val="yellow"/>
        </w:rPr>
        <w:t>ADV / IMAGES / STORIES</w:t>
      </w:r>
      <w:r w:rsidRPr="00341D20">
        <w:rPr>
          <w:rFonts w:ascii="Helvetica" w:hAnsi="Helvetica"/>
          <w:sz w:val="18"/>
          <w:szCs w:val="18"/>
        </w:rPr>
        <w:t xml:space="preserve"> / PUT DUMMY FOR NOW</w:t>
      </w:r>
    </w:p>
    <w:p w14:paraId="7430D554" w14:textId="77777777" w:rsidR="00341D20" w:rsidRPr="00341D20" w:rsidRDefault="00341D20" w:rsidP="00341D20">
      <w:pPr>
        <w:spacing w:line="240" w:lineRule="auto"/>
        <w:rPr>
          <w:rFonts w:ascii="Helvetica" w:hAnsi="Helvetica"/>
          <w:sz w:val="18"/>
          <w:szCs w:val="18"/>
        </w:rPr>
      </w:pPr>
    </w:p>
    <w:p w14:paraId="5B5D6FAA"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Work With Us</w:t>
      </w:r>
    </w:p>
    <w:p w14:paraId="2A91C10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Contact us at </w:t>
      </w:r>
      <w:r w:rsidRPr="00341D20">
        <w:rPr>
          <w:rFonts w:ascii="Helvetica" w:eastAsia="Times New Roman" w:hAnsi="Helvetica" w:cs="Times New Roman"/>
          <w:b/>
          <w:bCs/>
          <w:kern w:val="0"/>
          <w:sz w:val="18"/>
          <w:szCs w:val="18"/>
          <w:lang w:eastAsia="en-GB"/>
          <w14:ligatures w14:val="none"/>
        </w:rPr>
        <w:t>info@rkm.support</w:t>
      </w:r>
      <w:r w:rsidRPr="00341D20">
        <w:rPr>
          <w:rFonts w:ascii="Helvetica" w:eastAsia="Times New Roman" w:hAnsi="Helvetica" w:cs="Times New Roman"/>
          <w:kern w:val="0"/>
          <w:sz w:val="18"/>
          <w:szCs w:val="18"/>
          <w:lang w:eastAsia="en-GB"/>
          <w14:ligatures w14:val="none"/>
        </w:rPr>
        <w:t xml:space="preserve"> or share your details below to explore opportunities aligned with your skills and interests.</w:t>
      </w:r>
    </w:p>
    <w:p w14:paraId="34A7BF9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9B7753">
          <v:rect id="_x0000_i1195" alt="" style="width:451.3pt;height:.05pt;mso-width-percent:0;mso-height-percent:0;mso-width-percent:0;mso-height-percent:0" o:hralign="center" o:hrstd="t" o:hr="t" fillcolor="#a0a0a0" stroked="f"/>
        </w:pict>
      </w:r>
    </w:p>
    <w:p w14:paraId="226E53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Name</w:t>
      </w:r>
    </w:p>
    <w:p w14:paraId="7D829C2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Enter Your Full Name</w:t>
      </w:r>
    </w:p>
    <w:p w14:paraId="16ADD9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ID</w:t>
      </w:r>
    </w:p>
    <w:p w14:paraId="268BCE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Enter Your Email ID</w:t>
      </w:r>
    </w:p>
    <w:p w14:paraId="5C8293B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Phone Number</w:t>
      </w:r>
    </w:p>
    <w:p w14:paraId="186980D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Enter Your Phone Number</w:t>
      </w:r>
    </w:p>
    <w:p w14:paraId="227F814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Area Of Interest</w:t>
      </w:r>
    </w:p>
    <w:p w14:paraId="108F793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Tell Us About Your Skills And How You Would Like To Contribute</w:t>
      </w:r>
    </w:p>
    <w:p w14:paraId="6B2995C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36A348F">
          <v:rect id="_x0000_i1194" alt="" style="width:451.3pt;height:.05pt;mso-width-percent:0;mso-height-percent:0;mso-width-percent:0;mso-height-percent:0" o:hralign="center" o:hrstd="t" o:hr="t" fillcolor="#a0a0a0" stroked="f"/>
        </w:pict>
      </w:r>
    </w:p>
    <w:p w14:paraId="35631376" w14:textId="77777777" w:rsidR="00341D20" w:rsidRPr="00341D20" w:rsidRDefault="00341D20" w:rsidP="00341D20">
      <w:pPr>
        <w:spacing w:line="240" w:lineRule="auto"/>
        <w:rPr>
          <w:rFonts w:ascii="Helvetica" w:hAnsi="Helvetica"/>
          <w:sz w:val="18"/>
          <w:szCs w:val="18"/>
        </w:rPr>
      </w:pPr>
    </w:p>
    <w:p w14:paraId="69A3843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Frequently Asked Questions (FAQs)</w:t>
      </w:r>
    </w:p>
    <w:p w14:paraId="4115233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make things simple, our FAQs are organised by topic.</w:t>
      </w:r>
    </w:p>
    <w:p w14:paraId="62F546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Please select the section that best matches your query.</w:t>
      </w:r>
    </w:p>
    <w:p w14:paraId="76A6510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4F7302A">
          <v:rect id="_x0000_i1193" alt="" style="width:451.3pt;height:.05pt;mso-width-percent:0;mso-height-percent:0;mso-width-percent:0;mso-height-percent:0" o:hralign="center" o:hrstd="t" o:hr="t" fillcolor="#a0a0a0" stroked="f"/>
        </w:pict>
      </w:r>
    </w:p>
    <w:p w14:paraId="657FCAD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General FAQs</w:t>
      </w:r>
    </w:p>
    <w:p w14:paraId="72949A3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About RKM Foundation</w:t>
      </w:r>
    </w:p>
    <w:p w14:paraId="49EC94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RKM Foundation a registered NGO?</w:t>
      </w:r>
    </w:p>
    <w:p w14:paraId="140639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RKM Foundation is a registered charitable trust in India and operates in compliance with applicable Indian laws and regulations.</w:t>
      </w:r>
    </w:p>
    <w:p w14:paraId="4DDD221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Who runs RKM Foundation?</w:t>
      </w:r>
    </w:p>
    <w:p w14:paraId="37718EF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Foundation is guided by a Board of Trustees and a core management team with experience in governance, programme execution, and social impact.</w:t>
      </w:r>
    </w:p>
    <w:p w14:paraId="1A8685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RKM Foundation professionally managed?</w:t>
      </w:r>
    </w:p>
    <w:p w14:paraId="35CCBA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We follow structured processes for programme selection, fund utilisation, partner verification, and reporting.</w:t>
      </w:r>
    </w:p>
    <w:p w14:paraId="0A096B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Where can I view your registrations and key documents?</w:t>
      </w:r>
    </w:p>
    <w:p w14:paraId="26764F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Key registration details and documents are available in the website footer under </w:t>
      </w:r>
      <w:r w:rsidRPr="00341D20">
        <w:rPr>
          <w:rFonts w:ascii="Helvetica" w:eastAsia="Times New Roman" w:hAnsi="Helvetica" w:cs="Times New Roman"/>
          <w:b/>
          <w:bCs/>
          <w:kern w:val="0"/>
          <w:sz w:val="18"/>
          <w:szCs w:val="18"/>
          <w:lang w:eastAsia="en-GB"/>
          <w14:ligatures w14:val="none"/>
        </w:rPr>
        <w:t>Legal &amp; Governance</w:t>
      </w:r>
      <w:r w:rsidRPr="00341D20">
        <w:rPr>
          <w:rFonts w:ascii="Helvetica" w:eastAsia="Times New Roman" w:hAnsi="Helvetica" w:cs="Times New Roman"/>
          <w:kern w:val="0"/>
          <w:sz w:val="18"/>
          <w:szCs w:val="18"/>
          <w:lang w:eastAsia="en-GB"/>
          <w14:ligatures w14:val="none"/>
        </w:rPr>
        <w:t>. We are also happy to share them upon request.</w:t>
      </w:r>
    </w:p>
    <w:p w14:paraId="23C6844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3B95748">
          <v:rect id="_x0000_i1192" alt="" style="width:451.3pt;height:.05pt;mso-width-percent:0;mso-height-percent:0;mso-width-percent:0;mso-height-percent:0" o:hralign="center" o:hrstd="t" o:hr="t" fillcolor="#a0a0a0" stroked="f"/>
        </w:pict>
      </w:r>
    </w:p>
    <w:p w14:paraId="11CE334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Donations &amp; Use Of Funds</w:t>
      </w:r>
    </w:p>
    <w:p w14:paraId="2E90D7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Where does my donation go?</w:t>
      </w:r>
    </w:p>
    <w:p w14:paraId="05A234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donation supports programmes aligned with our Seven Pillars of Hope. You may choose a specific pillar or allow us to allocate funds where the need is most urgent.</w:t>
      </w:r>
    </w:p>
    <w:p w14:paraId="3AC68F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Do you work on multiple causes at the same time?</w:t>
      </w:r>
    </w:p>
    <w:p w14:paraId="6E84237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focus on clearly defined programmes under our pillars to ensure clarity, depth, and measurable impact.</w:t>
      </w:r>
    </w:p>
    <w:p w14:paraId="5E5076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do you ensure responsible use of funds?</w:t>
      </w:r>
    </w:p>
    <w:p w14:paraId="4FD4502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work with trusted grassroots partners, monitor implementation closely, and track outcomes through regular documentation and updates.</w:t>
      </w:r>
    </w:p>
    <w:p w14:paraId="1F14EEF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146E44B">
          <v:rect id="_x0000_i1191" alt="" style="width:451.3pt;height:.05pt;mso-width-percent:0;mso-height-percent:0;mso-width-percent:0;mso-height-percent:0" o:hralign="center" o:hrstd="t" o:hr="t" fillcolor="#a0a0a0" stroked="f"/>
        </w:pict>
      </w:r>
    </w:p>
    <w:p w14:paraId="012170E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Transparency &amp; Impact</w:t>
      </w:r>
    </w:p>
    <w:p w14:paraId="7AF4ED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Will I know how my donation was used?</w:t>
      </w:r>
    </w:p>
    <w:p w14:paraId="213E14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Donors receive periodic updates, stories from the ground, and visual updates such as photographs or videos where appropriate.</w:t>
      </w:r>
    </w:p>
    <w:p w14:paraId="6597FD0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 you share financial or impact reports?</w:t>
      </w:r>
    </w:p>
    <w:p w14:paraId="12D3B0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Relevant financial and impact information is shared with donors and stakeholders as part of our commitment to transparency.</w:t>
      </w:r>
    </w:p>
    <w:p w14:paraId="5E1D102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DBAD0A9">
          <v:rect id="_x0000_i1190" alt="" style="width:451.3pt;height:.05pt;mso-width-percent:0;mso-height-percent:0;mso-width-percent:0;mso-height-percent:0" o:hralign="center" o:hrstd="t" o:hr="t" fillcolor="#a0a0a0" stroked="f"/>
        </w:pict>
      </w:r>
    </w:p>
    <w:p w14:paraId="1C020CB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Tax Benefits &amp; Legal Compliance</w:t>
      </w:r>
    </w:p>
    <w:p w14:paraId="15AE09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Are donations tax-deductible?</w:t>
      </w:r>
    </w:p>
    <w:p w14:paraId="509CBE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RKM Foundation is registered under Sections 12A and 80G of the Income Tax Act, 1961. Eligible Indian taxpayers may claim a 50% deduction, subject to applicable limits.</w:t>
      </w:r>
    </w:p>
    <w:p w14:paraId="28343C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PAN mandatory for donations?</w:t>
      </w:r>
    </w:p>
    <w:p w14:paraId="771378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PAN is required for issuance of an 80G certificate. If PAN is not provided, a standard donation receipt will be issued.</w:t>
      </w:r>
    </w:p>
    <w:p w14:paraId="40FC8C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will I receive my 80G certificate?</w:t>
      </w:r>
    </w:p>
    <w:p w14:paraId="33ADB8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file Form 10BD annually and issue Form 10BE to eligible donors after PAN submission, as per statutory timelines, typically after the close of the financial year.</w:t>
      </w:r>
    </w:p>
    <w:p w14:paraId="2A88A61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international donors contribute?</w:t>
      </w:r>
    </w:p>
    <w:p w14:paraId="57592D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We currently accept domestic donations in INR only, as we do not hold FCRA registration.</w:t>
      </w:r>
    </w:p>
    <w:p w14:paraId="132DC3D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763B28F">
          <v:rect id="_x0000_i1189" alt="" style="width:451.3pt;height:.05pt;mso-width-percent:0;mso-height-percent:0;mso-width-percent:0;mso-height-percent:0" o:hralign="center" o:hrstd="t" o:hr="t" fillcolor="#a0a0a0" stroked="f"/>
        </w:pict>
      </w:r>
    </w:p>
    <w:p w14:paraId="5DBEE96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Payments, Refunds &amp; Security</w:t>
      </w:r>
    </w:p>
    <w:p w14:paraId="000C9C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online payment safe?</w:t>
      </w:r>
    </w:p>
    <w:p w14:paraId="7EE898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Payments are processed through secure, PCI-DSS–compliant Indian payment gateways using SSL encryption. We do not store card, UPI, or banking details.</w:t>
      </w:r>
    </w:p>
    <w:p w14:paraId="3C24B9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Will I receive a donation receipt?</w:t>
      </w:r>
    </w:p>
    <w:p w14:paraId="67EEF4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Yes. An email receipt is sent immediately after a successful donation.</w:t>
      </w:r>
    </w:p>
    <w:p w14:paraId="55180E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there a minimum donation amount?</w:t>
      </w:r>
    </w:p>
    <w:p w14:paraId="170230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The minimum online donation amount is ₹1,000.</w:t>
      </w:r>
    </w:p>
    <w:p w14:paraId="4A1B09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Are donations refundable?</w:t>
      </w:r>
    </w:p>
    <w:p w14:paraId="0A4FF4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are non-refundable, except in rare cases of verified technical errors such as duplicate charges.</w:t>
      </w:r>
    </w:p>
    <w:p w14:paraId="38661E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donate monthly and cancel later?</w:t>
      </w:r>
    </w:p>
    <w:p w14:paraId="40B33E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Monthly donations can be modified or cancelled by emailing us before the next billing cycle.</w:t>
      </w:r>
    </w:p>
    <w:p w14:paraId="3767AC3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9DC5415">
          <v:rect id="_x0000_i1188" alt="" style="width:451.3pt;height:.05pt;mso-width-percent:0;mso-height-percent:0;mso-width-percent:0;mso-height-percent:0" o:hralign="center" o:hrstd="t" o:hr="t" fillcolor="#a0a0a0" stroked="f"/>
        </w:pict>
      </w:r>
    </w:p>
    <w:p w14:paraId="1F47603A"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CSR &amp; Corporate Giving</w:t>
      </w:r>
    </w:p>
    <w:p w14:paraId="1043502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670C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RKM Foundation CSR-eligible?</w:t>
      </w:r>
    </w:p>
    <w:p w14:paraId="6956D7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We are eligible to receive CSR contributions under the Companies Act, 2013.</w:t>
      </w:r>
    </w:p>
    <w:p w14:paraId="43A381C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 you provide CSR documentation and reports?</w:t>
      </w:r>
    </w:p>
    <w:p w14:paraId="72B60A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We provide utilisation certificates, progress updates, and impact reports required for CSR compliance.</w:t>
      </w:r>
    </w:p>
    <w:p w14:paraId="4CC3895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6620E10">
          <v:rect id="_x0000_i1187" alt="" style="width:451.3pt;height:.05pt;mso-width-percent:0;mso-height-percent:0;mso-width-percent:0;mso-height-percent:0" o:hralign="center" o:hrstd="t" o:hr="t" fillcolor="#a0a0a0" stroked="f"/>
        </w:pict>
      </w:r>
    </w:p>
    <w:p w14:paraId="04781B22"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Volunteering &amp; Engagement</w:t>
      </w:r>
    </w:p>
    <w:p w14:paraId="0EB5A2F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contribute in ways other than money?</w:t>
      </w:r>
    </w:p>
    <w:p w14:paraId="693ADA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You may volunteer your time, offer professional skills, donate resources, or help spread awareness.</w:t>
      </w:r>
    </w:p>
    <w:p w14:paraId="11E0B7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visit or attend field activities?</w:t>
      </w:r>
    </w:p>
    <w:p w14:paraId="74E907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subject to programme schedules, safety guidelines, and prior coordination with our team.</w:t>
      </w:r>
    </w:p>
    <w:p w14:paraId="2ADEB50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05EBCCE">
          <v:rect id="_x0000_i1186" alt="" style="width:451.3pt;height:.05pt;mso-width-percent:0;mso-height-percent:0;mso-width-percent:0;mso-height-percent:0" o:hralign="center" o:hrstd="t" o:hr="t" fillcolor="#a0a0a0" stroked="f"/>
        </w:pict>
      </w:r>
    </w:p>
    <w:p w14:paraId="3CD27813"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Privacy &amp; Support</w:t>
      </w:r>
    </w:p>
    <w:p w14:paraId="715537C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my personal information kept safe?</w:t>
      </w:r>
    </w:p>
    <w:p w14:paraId="6D49ED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Your information is used only for legal compliance and communication, and is handled in accordance with our Privacy Policy.</w:t>
      </w:r>
    </w:p>
    <w:p w14:paraId="4825DBC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7DF26DA">
          <v:rect id="_x0000_i1185" alt="" style="width:451.3pt;height:.05pt;mso-width-percent:0;mso-height-percent:0;mso-width-percent:0;mso-height-percent:0" o:hralign="center" o:hrstd="t" o:hr="t" fillcolor="#a0a0a0" stroked="f"/>
        </w:pict>
      </w:r>
    </w:p>
    <w:p w14:paraId="6F6DBDF4"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Shop For A Cause</w:t>
      </w:r>
    </w:p>
    <w:p w14:paraId="601D37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am I purchasing from the shop?</w:t>
      </w:r>
    </w:p>
    <w:p w14:paraId="5BDC49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A physical product (candles) that supports RKM Foundation’s charitable programmes while you receive a product in return.</w:t>
      </w:r>
    </w:p>
    <w:p w14:paraId="2D02F54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Does my purchase qualify for 80G tax benefits?</w:t>
      </w:r>
    </w:p>
    <w:p w14:paraId="658925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Shop purchases are treated as product purchases and are not eligible for 80G. For tax-deductible donations, please use the Donate page.</w:t>
      </w:r>
    </w:p>
    <w:p w14:paraId="5978FE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Where does the money from shop purchases go?</w:t>
      </w:r>
    </w:p>
    <w:p w14:paraId="11B9FC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Proceeds support RKM Foundation’s on-ground initiatives after accounting for product, packaging, and fulfilment costs.</w:t>
      </w:r>
    </w:p>
    <w:p w14:paraId="270EE8E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Is there a minimum or maximum order value?</w:t>
      </w:r>
    </w:p>
    <w:p w14:paraId="020AEF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There is no minimum order value. Orders are subject to product availability.</w:t>
      </w:r>
    </w:p>
    <w:p w14:paraId="789EFA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5F6DE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can I pay for my order?</w:t>
      </w:r>
    </w:p>
    <w:p w14:paraId="6AC2F83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Prepaid online payments only via secure Indian gateways (UPI, cards, net banking). Cash on Delivery is not available.</w:t>
      </w:r>
    </w:p>
    <w:p w14:paraId="54B951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 you ship outside India?</w:t>
      </w:r>
    </w:p>
    <w:p w14:paraId="648282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We currently ship only within India.</w:t>
      </w:r>
    </w:p>
    <w:p w14:paraId="7DD083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long will delivery take?</w:t>
      </w:r>
    </w:p>
    <w:p w14:paraId="4347268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Orders are typically delivered within 5–7 working days from dispatch, depending on location and courier conditions.</w:t>
      </w:r>
    </w:p>
    <w:p w14:paraId="1B9EF1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return or cancel my order?</w:t>
      </w:r>
    </w:p>
    <w:p w14:paraId="3B9EB6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Due to the nature of candles, returns and cancellations are not accepted once delivered.</w:t>
      </w:r>
    </w:p>
    <w:p w14:paraId="52DBC3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if my product arrives damaged?</w:t>
      </w:r>
    </w:p>
    <w:p w14:paraId="53EC36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Please email us within 24 hours of delivery with your order number and photos. After verification, a replacement, refund, or alternative solution may be offered.</w:t>
      </w:r>
    </w:p>
    <w:p w14:paraId="27E0814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Will I receive an invoice or receipt?</w:t>
      </w:r>
    </w:p>
    <w:p w14:paraId="6ACC74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An order confirmation and receipt are emailed after successful payment.</w:t>
      </w:r>
    </w:p>
    <w:p w14:paraId="409D7D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Will I receive an update on how my purchase helped?</w:t>
      </w:r>
    </w:p>
    <w:p w14:paraId="74F404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You may receive a thank-you update that includes a story, photo, or video from the field. Updates reflect overall programme impact rather than a one-to-one beneficiary mapping.</w:t>
      </w:r>
    </w:p>
    <w:p w14:paraId="505A869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84AFF04">
          <v:rect id="_x0000_i1184" alt="" style="width:451.3pt;height:.05pt;mso-width-percent:0;mso-height-percent:0;mso-width-percent:0;mso-height-percent:0" o:hralign="center" o:hrstd="t" o:hr="t" fillcolor="#a0a0a0" stroked="f"/>
        </w:pict>
      </w:r>
    </w:p>
    <w:p w14:paraId="3BEA232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Start A Fundraiser</w:t>
      </w:r>
    </w:p>
    <w:p w14:paraId="20534F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is a fundraiser on RKM Foundation?</w:t>
      </w:r>
    </w:p>
    <w:p w14:paraId="372D4E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A fundraiser allows you to turn a meaningful moment in your life into support for rescued animals under RKM Foundation’s Animal Shelter programme.</w:t>
      </w:r>
    </w:p>
    <w:p w14:paraId="6031E8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Who can start a fundraiser?</w:t>
      </w:r>
    </w:p>
    <w:p w14:paraId="75A0E4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Any individual resident of India can create a fundraiser page.</w:t>
      </w:r>
    </w:p>
    <w:p w14:paraId="387302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cause can I raise funds for?</w:t>
      </w:r>
    </w:p>
    <w:p w14:paraId="2F3C163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fundraisers currently support RKM Foundation’s Animal Shelter.</w:t>
      </w:r>
    </w:p>
    <w:p w14:paraId="2F2C75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is only one cause allowed?</w:t>
      </w:r>
    </w:p>
    <w:p w14:paraId="57AC1F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ensure donor trust, legal compliance, and responsible use of funds, fundraisers support only programmes directly run and monitored by RKM Foundation.</w:t>
      </w:r>
    </w:p>
    <w:p w14:paraId="013AC8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 I need approval to start a fundraiser?</w:t>
      </w:r>
    </w:p>
    <w:p w14:paraId="472737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manual approval is required. Fundraisers go live instantly after basic system checks.</w:t>
      </w:r>
    </w:p>
    <w:p w14:paraId="4684C9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F36E8D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customise my fundraiser?</w:t>
      </w:r>
    </w:p>
    <w:p w14:paraId="288E8B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may add your name, select an occasion, set a goal amount, and include a short personal message. The cause and structure remain fixed.</w:t>
      </w:r>
    </w:p>
    <w:p w14:paraId="7F998E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upload my own images?</w:t>
      </w:r>
    </w:p>
    <w:p w14:paraId="40F536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Custom images or third-party content are not permitted to protect donors and beneficiaries.</w:t>
      </w:r>
    </w:p>
    <w:p w14:paraId="1A35E9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Will donors receive 80G tax benefits?</w:t>
      </w:r>
    </w:p>
    <w:p w14:paraId="214FE2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Eligible donations qualify for 80G benefits, subject to Indian tax laws.</w:t>
      </w:r>
    </w:p>
    <w:p w14:paraId="10BA10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international donors contribute?</w:t>
      </w:r>
    </w:p>
    <w:p w14:paraId="4D1F8B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Only domestic donations in INR are accepted.</w:t>
      </w:r>
    </w:p>
    <w:p w14:paraId="4E2569E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Can I see who donated?</w:t>
      </w:r>
    </w:p>
    <w:p w14:paraId="0C5BAA8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 names are displayed unless marked anonymous. Contact details and PAN are never publicly shown.</w:t>
      </w:r>
    </w:p>
    <w:p w14:paraId="33A952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Are fundraiser donations refundable?</w:t>
      </w:r>
    </w:p>
    <w:p w14:paraId="01C592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Fundraiser donations are non-refundable, except in rare cases of verified technical errors such as duplicate charges.</w:t>
      </w:r>
    </w:p>
    <w:p w14:paraId="1398FBD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5226B77">
          <v:rect id="_x0000_i1183" alt="" style="width:451.3pt;height:.05pt;mso-width-percent:0;mso-height-percent:0;mso-width-percent:0;mso-height-percent:0" o:hralign="center" o:hrstd="t" o:hr="t" fillcolor="#a0a0a0" stroked="f"/>
        </w:pict>
      </w:r>
    </w:p>
    <w:p w14:paraId="6F02771E"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Still Unsure About Something?</w:t>
      </w:r>
    </w:p>
    <w:p w14:paraId="4CA0AF1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your question is not answered above, please contact us:</w:t>
      </w:r>
    </w:p>
    <w:p w14:paraId="4B69BC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 info@rkm.support</w:t>
      </w:r>
    </w:p>
    <w:p w14:paraId="32630F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WhatsApp: +91 99207 80005</w:t>
      </w:r>
    </w:p>
    <w:p w14:paraId="1D5120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aim to respond within 2–3 working days.</w:t>
      </w:r>
    </w:p>
    <w:p w14:paraId="4C5108A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DD0C368">
          <v:rect id="_x0000_i1182" alt="" style="width:451.3pt;height:.05pt;mso-width-percent:0;mso-height-percent:0;mso-width-percent:0;mso-height-percent:0" o:hralign="center" o:hrstd="t" o:hr="t" fillcolor="#a0a0a0" stroked="f"/>
        </w:pict>
      </w:r>
    </w:p>
    <w:p w14:paraId="5BC6EB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45A399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Thank You — Your Kindness Is Already Creating Impact</w:t>
      </w:r>
    </w:p>
    <w:p w14:paraId="7460F4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893D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generosity helps bring care, protection, and hope to those who need it most.</w:t>
      </w:r>
    </w:p>
    <w:p w14:paraId="1A1BCA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73D4E2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Because of your support, animals, communities, and important causes will receive the help they deserve.</w:t>
      </w:r>
    </w:p>
    <w:p w14:paraId="45EB654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F184111">
          <v:rect id="_x0000_i1181" alt="" style="width:451.3pt;height:.05pt;mso-width-percent:0;mso-height-percent:0;mso-width-percent:0;mso-height-percent:0" o:hralign="center" o:hrstd="t" o:hr="t" fillcolor="#a0a0a0" stroked="f"/>
        </w:pict>
      </w:r>
    </w:p>
    <w:p w14:paraId="72989F4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Donation Confirmation</w:t>
      </w:r>
    </w:p>
    <w:p w14:paraId="6423E5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0387B4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Your donation reference number: </w:t>
      </w:r>
      <w:r w:rsidRPr="00341D20">
        <w:rPr>
          <w:rFonts w:ascii="Helvetica" w:eastAsia="Times New Roman" w:hAnsi="Helvetica" w:cs="Times New Roman"/>
          <w:b/>
          <w:bCs/>
          <w:kern w:val="0"/>
          <w:sz w:val="18"/>
          <w:szCs w:val="18"/>
          <w:lang w:eastAsia="en-GB"/>
          <w14:ligatures w14:val="none"/>
        </w:rPr>
        <w:t>[Auto Generated Order ID]</w:t>
      </w:r>
    </w:p>
    <w:p w14:paraId="21DF40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C397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confirmation email and receipt have been sent to your email address.</w:t>
      </w:r>
    </w:p>
    <w:p w14:paraId="46A9712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6725F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do not see the email, please check your spam folder or contact us at:</w:t>
      </w:r>
    </w:p>
    <w:p w14:paraId="29280FB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0EF55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info@rkm.support</w:t>
      </w:r>
    </w:p>
    <w:p w14:paraId="78A4FD3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0B02781">
          <v:rect id="_x0000_i1180" alt="" style="width:451.3pt;height:.05pt;mso-width-percent:0;mso-height-percent:0;mso-width-percent:0;mso-height-percent:0" o:hralign="center" o:hrstd="t" o:hr="t" fillcolor="#a0a0a0" stroked="f"/>
        </w:pict>
      </w:r>
    </w:p>
    <w:p w14:paraId="6C93FA5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Happens Next</w:t>
      </w:r>
    </w:p>
    <w:p w14:paraId="03F766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2E6F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Your contribution will be directed toward initiatives under one of </w:t>
      </w:r>
      <w:r w:rsidRPr="00341D20">
        <w:rPr>
          <w:rFonts w:ascii="Helvetica" w:eastAsia="Times New Roman" w:hAnsi="Helvetica" w:cs="Times New Roman"/>
          <w:b/>
          <w:bCs/>
          <w:kern w:val="0"/>
          <w:sz w:val="18"/>
          <w:szCs w:val="18"/>
          <w:lang w:eastAsia="en-GB"/>
          <w14:ligatures w14:val="none"/>
        </w:rPr>
        <w:t>RKM Foundation’s seven pillars of hope</w:t>
      </w:r>
      <w:r w:rsidRPr="00341D20">
        <w:rPr>
          <w:rFonts w:ascii="Helvetica" w:eastAsia="Times New Roman" w:hAnsi="Helvetica" w:cs="Times New Roman"/>
          <w:kern w:val="0"/>
          <w:sz w:val="18"/>
          <w:szCs w:val="18"/>
          <w:lang w:eastAsia="en-GB"/>
          <w14:ligatures w14:val="none"/>
        </w:rPr>
        <w:t>.</w:t>
      </w:r>
    </w:p>
    <w:p w14:paraId="2189BC0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C004B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As the work progresses, we will share updates showing how your support is making a difference.</w:t>
      </w:r>
    </w:p>
    <w:p w14:paraId="726945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B9D13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Every act of kindness helps create a ripple of compassion that reaches far beyond a single moment.</w:t>
      </w:r>
    </w:p>
    <w:p w14:paraId="63F4812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C1B565D">
          <v:rect id="_x0000_i1179" alt="" style="width:451.3pt;height:.05pt;mso-width-percent:0;mso-height-percent:0;mso-width-percent:0;mso-height-percent:0" o:hralign="center" o:hrstd="t" o:hr="t" fillcolor="#a0a0a0" stroked="f"/>
        </w:pict>
      </w:r>
    </w:p>
    <w:p w14:paraId="360C9C8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Stay Connected</w:t>
      </w:r>
    </w:p>
    <w:p w14:paraId="1CDDA03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D5828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Follow our journey and see the lives being touched by your support.</w:t>
      </w:r>
    </w:p>
    <w:p w14:paraId="3A097FF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97FF7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Instagram</w:t>
      </w:r>
    </w:p>
    <w:p w14:paraId="5D4DC8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WhatsApp Community</w:t>
      </w:r>
    </w:p>
    <w:p w14:paraId="0C05F4E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B20C39B">
          <v:rect id="_x0000_i1178" alt="" style="width:451.3pt;height:.05pt;mso-width-percent:0;mso-height-percent:0;mso-width-percent:0;mso-height-percent:0" o:hralign="center" o:hrstd="t" o:hr="t" fillcolor="#a0a0a0" stroked="f"/>
        </w:pict>
      </w:r>
    </w:p>
    <w:p w14:paraId="5B918B2D"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Thank You for Being Part of This Mission</w:t>
      </w:r>
    </w:p>
    <w:p w14:paraId="799512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700A5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Together, we can continue turning compassion into action.</w:t>
      </w:r>
    </w:p>
    <w:p w14:paraId="1EDE33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D7A03C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Return to Home</w:t>
      </w:r>
    </w:p>
    <w:p w14:paraId="5CEFC17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BA225D2">
          <v:rect id="_x0000_i1177" alt="" style="width:451.3pt;height:.05pt;mso-width-percent:0;mso-height-percent:0;mso-width-percent:0;mso-height-percent:0" o:hralign="center" o:hrstd="t" o:hr="t" fillcolor="#a0a0a0" stroked="f"/>
        </w:pict>
      </w:r>
    </w:p>
    <w:p w14:paraId="74DE83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This page </w:t>
      </w:r>
      <w:r w:rsidRPr="00341D20">
        <w:rPr>
          <w:rFonts w:ascii="Helvetica" w:eastAsia="Times New Roman" w:hAnsi="Helvetica" w:cs="Times New Roman"/>
          <w:b/>
          <w:bCs/>
          <w:kern w:val="0"/>
          <w:sz w:val="18"/>
          <w:szCs w:val="18"/>
          <w:lang w:eastAsia="en-GB"/>
          <w14:ligatures w14:val="none"/>
        </w:rPr>
        <w:t>increases donor satisfaction and trust</w:t>
      </w:r>
      <w:r w:rsidRPr="00341D20">
        <w:rPr>
          <w:rFonts w:ascii="Helvetica" w:eastAsia="Times New Roman" w:hAnsi="Helvetica" w:cs="Times New Roman"/>
          <w:kern w:val="0"/>
          <w:sz w:val="18"/>
          <w:szCs w:val="18"/>
          <w:lang w:eastAsia="en-GB"/>
          <w14:ligatures w14:val="none"/>
        </w:rPr>
        <w:t xml:space="preserve"> after payment.</w:t>
      </w:r>
    </w:p>
    <w:p w14:paraId="1775C2FA" w14:textId="77777777" w:rsidR="00341D20" w:rsidRPr="00341D20" w:rsidRDefault="00341D20" w:rsidP="00341D20">
      <w:pPr>
        <w:spacing w:line="240" w:lineRule="auto"/>
        <w:rPr>
          <w:rFonts w:ascii="Helvetica" w:hAnsi="Helvetica"/>
          <w:sz w:val="18"/>
          <w:szCs w:val="18"/>
        </w:rPr>
      </w:pPr>
    </w:p>
    <w:p w14:paraId="269DEE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LETTER OF UNDERSTANDING</w:t>
      </w:r>
    </w:p>
    <w:p w14:paraId="13E1DF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Between</w:t>
      </w:r>
    </w:p>
    <w:p w14:paraId="5B44CF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w:t>
      </w:r>
    </w:p>
    <w:p w14:paraId="79E30E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and</w:t>
      </w:r>
    </w:p>
    <w:p w14:paraId="16B714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[Organisation Name]</w:t>
      </w:r>
    </w:p>
    <w:p w14:paraId="08A61C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7A9932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Date: ___________</w:t>
      </w:r>
    </w:p>
    <w:p w14:paraId="6F7FB2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0FF69C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Letter of Understanding (“LoU”) is entered into between:</w:t>
      </w:r>
    </w:p>
    <w:p w14:paraId="318944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23C9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a registered charitable trust in India (hereafter referred to as “RKM Foundation”)</w:t>
      </w:r>
    </w:p>
    <w:p w14:paraId="49E7873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and</w:t>
      </w:r>
    </w:p>
    <w:p w14:paraId="523C65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[Organisation Name]</w:t>
      </w:r>
      <w:r w:rsidRPr="00341D20">
        <w:rPr>
          <w:rFonts w:ascii="Helvetica" w:eastAsia="Times New Roman" w:hAnsi="Helvetica" w:cs="Times New Roman"/>
          <w:kern w:val="0"/>
          <w:sz w:val="18"/>
          <w:szCs w:val="18"/>
          <w:lang w:eastAsia="en-GB"/>
          <w14:ligatures w14:val="none"/>
        </w:rPr>
        <w:t>, a registered organisation (hereafter referred to as the “Partner Organisation”).</w:t>
      </w:r>
    </w:p>
    <w:p w14:paraId="7218B69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2515B9CB">
          <v:rect id="_x0000_i1176" alt="" style="width:451.3pt;height:.05pt;mso-width-percent:0;mso-height-percent:0;mso-width-percent:0;mso-height-percent:0" o:hralign="center" o:hrstd="t" o:hr="t" fillcolor="#a0a0a0" stroked="f"/>
        </w:pict>
      </w:r>
    </w:p>
    <w:p w14:paraId="3920B28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1. Purpose</w:t>
      </w:r>
    </w:p>
    <w:p w14:paraId="366D43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CB0A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agrees to provide financial support to the Partner Organisation for the implementation of the following project:</w:t>
      </w:r>
    </w:p>
    <w:p w14:paraId="405A42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A578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Project Title: __________________________</w:t>
      </w:r>
    </w:p>
    <w:p w14:paraId="2413009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Location: __________________________</w:t>
      </w:r>
    </w:p>
    <w:p w14:paraId="0809FA0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Project Duration: __________________________</w:t>
      </w:r>
    </w:p>
    <w:p w14:paraId="01CA4E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Supported under Pillar: __________________________</w:t>
      </w:r>
    </w:p>
    <w:p w14:paraId="492E165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EA6B07C">
          <v:rect id="_x0000_i1175" alt="" style="width:451.3pt;height:.05pt;mso-width-percent:0;mso-height-percent:0;mso-width-percent:0;mso-height-percent:0" o:hralign="center" o:hrstd="t" o:hr="t" fillcolor="#a0a0a0" stroked="f"/>
        </w:pict>
      </w:r>
    </w:p>
    <w:p w14:paraId="081CC4E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2. Financial Support</w:t>
      </w:r>
    </w:p>
    <w:p w14:paraId="52BBB2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5B9FD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Total Support Amount: ₹__________________</w:t>
      </w:r>
    </w:p>
    <w:p w14:paraId="4B47D6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0A8D4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above amount shall be used solely for the purpose of implementing the project described above.</w:t>
      </w:r>
    </w:p>
    <w:p w14:paraId="15DB21C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CBF2E1A">
          <v:rect id="_x0000_i1174" alt="" style="width:451.3pt;height:.05pt;mso-width-percent:0;mso-height-percent:0;mso-width-percent:0;mso-height-percent:0" o:hralign="center" o:hrstd="t" o:hr="t" fillcolor="#a0a0a0" stroked="f"/>
        </w:pict>
      </w:r>
    </w:p>
    <w:p w14:paraId="12ABBD9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3. Reporting &amp; Documentation</w:t>
      </w:r>
    </w:p>
    <w:p w14:paraId="61950B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DEF5E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maintain transparency and keep donors informed, the Partner Organisation agrees to provide the following within 15 days of project completion:</w:t>
      </w:r>
    </w:p>
    <w:p w14:paraId="5311A09E" w14:textId="77777777" w:rsidR="00341D20" w:rsidRPr="00341D20" w:rsidRDefault="00341D20" w:rsidP="00341D20">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short utilisation summary</w:t>
      </w:r>
    </w:p>
    <w:p w14:paraId="664BBD30" w14:textId="77777777" w:rsidR="00341D20" w:rsidRPr="00341D20" w:rsidRDefault="00341D20" w:rsidP="00341D20">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Basic supporting documents covering major expense heads</w:t>
      </w:r>
    </w:p>
    <w:p w14:paraId="02A5DAF2" w14:textId="77777777" w:rsidR="00341D20" w:rsidRPr="00341D20" w:rsidRDefault="00341D20" w:rsidP="00341D20">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5–10 photographs from the project</w:t>
      </w:r>
    </w:p>
    <w:p w14:paraId="2FCD16BC" w14:textId="77777777" w:rsidR="00341D20" w:rsidRPr="00341D20" w:rsidRDefault="00341D20" w:rsidP="00341D20">
      <w:pPr>
        <w:numPr>
          <w:ilvl w:val="0"/>
          <w:numId w:val="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brief acknowledgement message (video optional)</w:t>
      </w:r>
    </w:p>
    <w:p w14:paraId="69EDF3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97F8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information shared will be used only for donor communication and reporting purposes.</w:t>
      </w:r>
    </w:p>
    <w:p w14:paraId="2929A05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7F01B8A">
          <v:rect id="_x0000_i1173" alt="" style="width:451.3pt;height:.05pt;mso-width-percent:0;mso-height-percent:0;mso-width-percent:0;mso-height-percent:0" o:hralign="center" o:hrstd="t" o:hr="t" fillcolor="#a0a0a0" stroked="f"/>
        </w:pict>
      </w:r>
    </w:p>
    <w:p w14:paraId="3CF9D6E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4. Nature of Understanding</w:t>
      </w:r>
    </w:p>
    <w:p w14:paraId="57B5D1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524B2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This Letter of Understanding reflects a mutual understanding for project support and does not create any legal partnership, employment, joint venture, or agency relationship between the parties.</w:t>
      </w:r>
    </w:p>
    <w:p w14:paraId="1BED79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049181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Both organisations agree to operate in good faith and with transparency.</w:t>
      </w:r>
    </w:p>
    <w:p w14:paraId="0F2D678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1D81EF7">
          <v:rect id="_x0000_i1172" alt="" style="width:451.3pt;height:.05pt;mso-width-percent:0;mso-height-percent:0;mso-width-percent:0;mso-height-percent:0" o:hralign="center" o:hrstd="t" o:hr="t" fillcolor="#a0a0a0" stroked="f"/>
        </w:pict>
      </w:r>
    </w:p>
    <w:p w14:paraId="5BE932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Signed:</w:t>
      </w:r>
    </w:p>
    <w:p w14:paraId="1C39E7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6477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RKM Foundation</w:t>
      </w:r>
    </w:p>
    <w:p w14:paraId="4D5541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Name: __________________________</w:t>
      </w:r>
    </w:p>
    <w:p w14:paraId="5ABCBF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Designation: Trustee</w:t>
      </w:r>
    </w:p>
    <w:p w14:paraId="1605D31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Signature: __________________________</w:t>
      </w:r>
    </w:p>
    <w:p w14:paraId="787FC2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4F6B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[Organisation Name]</w:t>
      </w:r>
    </w:p>
    <w:p w14:paraId="79CEB8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Name: __________________________</w:t>
      </w:r>
    </w:p>
    <w:p w14:paraId="0A85C7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Designation: __________________________</w:t>
      </w:r>
    </w:p>
    <w:p w14:paraId="493E73E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Signature: __________________________</w:t>
      </w:r>
    </w:p>
    <w:p w14:paraId="7BF26B4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8226C03">
          <v:rect id="_x0000_i1171" alt="" style="width:451.3pt;height:.05pt;mso-width-percent:0;mso-height-percent:0;mso-width-percent:0;mso-height-percent:0" o:hralign="center" o:hrstd="t" o:hr="t" fillcolor="#a0a0a0" stroked="f"/>
        </w:pict>
      </w:r>
    </w:p>
    <w:p w14:paraId="1E0B036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b/>
          <w:bCs/>
          <w:kern w:val="0"/>
          <w:sz w:val="18"/>
          <w:szCs w:val="18"/>
          <w:lang w:eastAsia="en-GB"/>
          <w14:ligatures w14:val="none"/>
        </w:rPr>
        <w:t>समझौता</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पत्र</w:t>
      </w:r>
      <w:r w:rsidRPr="00341D20">
        <w:rPr>
          <w:rFonts w:ascii="Helvetica" w:eastAsia="Times New Roman" w:hAnsi="Helvetica" w:cs="Times New Roman"/>
          <w:b/>
          <w:bCs/>
          <w:kern w:val="0"/>
          <w:sz w:val="18"/>
          <w:szCs w:val="18"/>
          <w:lang w:eastAsia="en-GB"/>
          <w14:ligatures w14:val="none"/>
        </w:rPr>
        <w:t xml:space="preserve"> (Letter of Understanding)</w:t>
      </w:r>
    </w:p>
    <w:p w14:paraId="278F24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w:t>
      </w:r>
    </w:p>
    <w:p w14:paraId="398082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और</w:t>
      </w:r>
    </w:p>
    <w:p w14:paraId="121D68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t>
      </w:r>
      <w:r w:rsidRPr="00341D20">
        <w:rPr>
          <w:rFonts w:ascii="Kohinoor Devanagari" w:eastAsia="Times New Roman" w:hAnsi="Kohinoor Devanagari" w:cs="Kohinoor Devanagari"/>
          <w:kern w:val="0"/>
          <w:sz w:val="18"/>
          <w:szCs w:val="18"/>
          <w:lang w:eastAsia="en-GB"/>
          <w14:ligatures w14:val="none"/>
        </w:rPr>
        <w:t>संस्था</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w:t>
      </w:r>
    </w:p>
    <w:p w14:paraId="0D2C20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E94C1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दिनांक</w:t>
      </w:r>
      <w:r w:rsidRPr="00341D20">
        <w:rPr>
          <w:rFonts w:ascii="Helvetica" w:eastAsia="Times New Roman" w:hAnsi="Helvetica" w:cs="Times New Roman"/>
          <w:kern w:val="0"/>
          <w:sz w:val="18"/>
          <w:szCs w:val="18"/>
          <w:lang w:eastAsia="en-GB"/>
          <w14:ligatures w14:val="none"/>
        </w:rPr>
        <w:t>: ___________</w:t>
      </w:r>
    </w:p>
    <w:p w14:paraId="4118CE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FC223A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यह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समझौता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पत्र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पक्षों</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बीच</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जा</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है</w:t>
      </w:r>
      <w:r w:rsidRPr="00341D20">
        <w:rPr>
          <w:rFonts w:ascii="Helvetica" w:eastAsia="Times New Roman" w:hAnsi="Helvetica" w:cs="Times New Roman"/>
          <w:kern w:val="0"/>
          <w:sz w:val="18"/>
          <w:szCs w:val="18"/>
          <w:lang w:eastAsia="en-GB"/>
          <w14:ligatures w14:val="none"/>
        </w:rPr>
        <w:t>:</w:t>
      </w:r>
    </w:p>
    <w:p w14:paraId="05DF8D3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C389F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भारत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में</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पंजीकृत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एक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चैरिटेबल</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ट्रस्ट</w:t>
      </w:r>
    </w:p>
    <w:p w14:paraId="5358CB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और</w:t>
      </w:r>
    </w:p>
    <w:p w14:paraId="10810A0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w:t>
      </w:r>
      <w:r w:rsidRPr="00341D20">
        <w:rPr>
          <w:rFonts w:ascii="Kohinoor Devanagari" w:eastAsia="Times New Roman" w:hAnsi="Kohinoor Devanagari" w:cs="Kohinoor Devanagari"/>
          <w:b/>
          <w:bCs/>
          <w:kern w:val="0"/>
          <w:sz w:val="18"/>
          <w:szCs w:val="18"/>
          <w:lang w:eastAsia="en-GB"/>
          <w14:ligatures w14:val="none"/>
        </w:rPr>
        <w:t>संस्था</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का</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नाम</w:t>
      </w:r>
      <w:r w:rsidRPr="00341D20">
        <w:rPr>
          <w:rFonts w:ascii="Helvetica" w:eastAsia="Times New Roman" w:hAnsi="Helvetica" w:cs="Times New Roman"/>
          <w:b/>
          <w:bCs/>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एक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पंजीकृत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संस्था।</w:t>
      </w:r>
    </w:p>
    <w:p w14:paraId="4169E0C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41EE891">
          <v:rect id="_x0000_i1170" alt="" style="width:451.3pt;height:.05pt;mso-width-percent:0;mso-height-percent:0;mso-width-percent:0;mso-height-percent:0" o:hralign="center" o:hrstd="t" o:hr="t" fillcolor="#a0a0a0" stroked="f"/>
        </w:pict>
      </w:r>
    </w:p>
    <w:p w14:paraId="15E0AA9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1. </w:t>
      </w:r>
      <w:r w:rsidRPr="00341D20">
        <w:rPr>
          <w:rFonts w:ascii="Kohinoor Devanagari" w:eastAsia="Times New Roman" w:hAnsi="Kohinoor Devanagari" w:cs="Kohinoor Devanagari"/>
          <w:b/>
          <w:bCs/>
          <w:kern w:val="0"/>
          <w:sz w:val="18"/>
          <w:szCs w:val="18"/>
          <w:lang w:eastAsia="en-GB"/>
          <w14:ligatures w14:val="none"/>
        </w:rPr>
        <w:t>उद्देश्य</w:t>
      </w:r>
    </w:p>
    <w:p w14:paraId="66FCAE6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BB9F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w:t>
      </w:r>
      <w:r w:rsidRPr="00341D20">
        <w:rPr>
          <w:rFonts w:ascii="Kohinoor Devanagari" w:eastAsia="Times New Roman" w:hAnsi="Kohinoor Devanagari" w:cs="Kohinoor Devanagari"/>
          <w:kern w:val="0"/>
          <w:sz w:val="18"/>
          <w:szCs w:val="18"/>
          <w:lang w:eastAsia="en-GB"/>
          <w14:ligatures w14:val="none"/>
        </w:rPr>
        <w:t>संस्था</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द्वारा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संचालित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लिए</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वित्तीय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सहयोग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प्रदान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करेगा</w:t>
      </w:r>
      <w:r w:rsidRPr="00341D20">
        <w:rPr>
          <w:rFonts w:ascii="Helvetica" w:eastAsia="Times New Roman" w:hAnsi="Helvetica" w:cs="Times New Roman"/>
          <w:kern w:val="0"/>
          <w:sz w:val="18"/>
          <w:szCs w:val="18"/>
          <w:lang w:eastAsia="en-GB"/>
          <w14:ligatures w14:val="none"/>
        </w:rPr>
        <w:t>:</w:t>
      </w:r>
    </w:p>
    <w:p w14:paraId="66F320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298A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 __________________________</w:t>
      </w:r>
    </w:p>
    <w:p w14:paraId="0CA0E04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स्थान</w:t>
      </w:r>
      <w:r w:rsidRPr="00341D20">
        <w:rPr>
          <w:rFonts w:ascii="Helvetica" w:eastAsia="Times New Roman" w:hAnsi="Helvetica" w:cs="Times New Roman"/>
          <w:kern w:val="0"/>
          <w:sz w:val="18"/>
          <w:szCs w:val="18"/>
          <w:lang w:eastAsia="en-GB"/>
          <w14:ligatures w14:val="none"/>
        </w:rPr>
        <w:t>: __________________________</w:t>
      </w:r>
    </w:p>
    <w:p w14:paraId="12C98E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अवधि</w:t>
      </w:r>
      <w:r w:rsidRPr="00341D20">
        <w:rPr>
          <w:rFonts w:ascii="Helvetica" w:eastAsia="Times New Roman" w:hAnsi="Helvetica" w:cs="Times New Roman"/>
          <w:kern w:val="0"/>
          <w:sz w:val="18"/>
          <w:szCs w:val="18"/>
          <w:lang w:eastAsia="en-GB"/>
          <w14:ligatures w14:val="none"/>
        </w:rPr>
        <w:t>: __________________________</w:t>
      </w:r>
    </w:p>
    <w:p w14:paraId="596B30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संबंधित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स्तंभ</w:t>
      </w:r>
      <w:r w:rsidRPr="00341D20">
        <w:rPr>
          <w:rFonts w:ascii="Helvetica" w:eastAsia="Times New Roman" w:hAnsi="Helvetica" w:cs="Times New Roman"/>
          <w:kern w:val="0"/>
          <w:sz w:val="18"/>
          <w:szCs w:val="18"/>
          <w:lang w:eastAsia="en-GB"/>
          <w14:ligatures w14:val="none"/>
        </w:rPr>
        <w:t>: __________________________</w:t>
      </w:r>
    </w:p>
    <w:p w14:paraId="0029590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F4F5584">
          <v:rect id="_x0000_i1169" alt="" style="width:451.3pt;height:.05pt;mso-width-percent:0;mso-height-percent:0;mso-width-percent:0;mso-height-percent:0" o:hralign="center" o:hrstd="t" o:hr="t" fillcolor="#a0a0a0" stroked="f"/>
        </w:pict>
      </w:r>
    </w:p>
    <w:p w14:paraId="4D497E4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2. </w:t>
      </w:r>
      <w:r w:rsidRPr="00341D20">
        <w:rPr>
          <w:rFonts w:ascii="Kohinoor Devanagari" w:eastAsia="Times New Roman" w:hAnsi="Kohinoor Devanagari" w:cs="Kohinoor Devanagari"/>
          <w:b/>
          <w:bCs/>
          <w:kern w:val="0"/>
          <w:sz w:val="18"/>
          <w:szCs w:val="18"/>
          <w:lang w:eastAsia="en-GB"/>
          <w14:ligatures w14:val="none"/>
        </w:rPr>
        <w:t>वित्तीय</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सहयोग</w:t>
      </w:r>
    </w:p>
    <w:p w14:paraId="177EDC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8E8F59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कुल</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सहयोग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राशि</w:t>
      </w:r>
      <w:r w:rsidRPr="00341D20">
        <w:rPr>
          <w:rFonts w:ascii="Helvetica" w:eastAsia="Times New Roman" w:hAnsi="Helvetica" w:cs="Times New Roman"/>
          <w:kern w:val="0"/>
          <w:sz w:val="18"/>
          <w:szCs w:val="18"/>
          <w:lang w:eastAsia="en-GB"/>
          <w14:ligatures w14:val="none"/>
        </w:rPr>
        <w:t>: ₹__________________</w:t>
      </w:r>
    </w:p>
    <w:p w14:paraId="1C21A0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20E74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यह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राशि</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केवल</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उपरोक्त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उद्देश्य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हेतु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उपयोग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जाएगी।</w:t>
      </w:r>
    </w:p>
    <w:p w14:paraId="765650F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4037FC0">
          <v:rect id="_x0000_i1168" alt="" style="width:451.3pt;height:.05pt;mso-width-percent:0;mso-height-percent:0;mso-width-percent:0;mso-height-percent:0" o:hralign="center" o:hrstd="t" o:hr="t" fillcolor="#a0a0a0" stroked="f"/>
        </w:pict>
      </w:r>
    </w:p>
    <w:p w14:paraId="686DAF7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3. </w:t>
      </w:r>
      <w:r w:rsidRPr="00341D20">
        <w:rPr>
          <w:rFonts w:ascii="Kohinoor Devanagari" w:eastAsia="Times New Roman" w:hAnsi="Kohinoor Devanagari" w:cs="Kohinoor Devanagari"/>
          <w:b/>
          <w:bCs/>
          <w:kern w:val="0"/>
          <w:sz w:val="18"/>
          <w:szCs w:val="18"/>
          <w:lang w:eastAsia="en-GB"/>
          <w14:ligatures w14:val="none"/>
        </w:rPr>
        <w:t>रिपोर्टिंग</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एवं</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दस्तावेज़</w:t>
      </w:r>
    </w:p>
    <w:p w14:paraId="52F1FD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8873B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पारदर्शिता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बनाए</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रखने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हेतु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पूर्ण</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होने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15 </w:t>
      </w:r>
      <w:r w:rsidRPr="00341D20">
        <w:rPr>
          <w:rFonts w:ascii="Kohinoor Devanagari" w:eastAsia="Times New Roman" w:hAnsi="Kohinoor Devanagari" w:cs="Kohinoor Devanagari"/>
          <w:kern w:val="0"/>
          <w:sz w:val="18"/>
          <w:szCs w:val="18"/>
          <w:lang w:eastAsia="en-GB"/>
          <w14:ligatures w14:val="none"/>
        </w:rPr>
        <w:t>दिनों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भीतर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संस्था</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जानकारी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साझा</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करेगी</w:t>
      </w:r>
      <w:r w:rsidRPr="00341D20">
        <w:rPr>
          <w:rFonts w:ascii="Helvetica" w:eastAsia="Times New Roman" w:hAnsi="Helvetica" w:cs="Times New Roman"/>
          <w:kern w:val="0"/>
          <w:sz w:val="18"/>
          <w:szCs w:val="18"/>
          <w:lang w:eastAsia="en-GB"/>
          <w14:ligatures w14:val="none"/>
        </w:rPr>
        <w:t>:</w:t>
      </w:r>
    </w:p>
    <w:p w14:paraId="66FF261A" w14:textId="77777777" w:rsidR="00341D20" w:rsidRPr="00341D20" w:rsidRDefault="00341D20" w:rsidP="00341D20">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संक्षिप्त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उपयोग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विवरण</w:t>
      </w:r>
    </w:p>
    <w:p w14:paraId="6565900E" w14:textId="77777777" w:rsidR="00341D20" w:rsidRPr="00341D20" w:rsidRDefault="00341D20" w:rsidP="00341D20">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प्रमुख</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व्ययों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संबंधित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दस्तावेज़</w:t>
      </w:r>
    </w:p>
    <w:p w14:paraId="04545669" w14:textId="77777777" w:rsidR="00341D20" w:rsidRPr="00341D20" w:rsidRDefault="00341D20" w:rsidP="00341D20">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5–10 </w:t>
      </w:r>
      <w:r w:rsidRPr="00341D20">
        <w:rPr>
          <w:rFonts w:ascii="Kohinoor Devanagari" w:eastAsia="Times New Roman" w:hAnsi="Kohinoor Devanagari" w:cs="Kohinoor Devanagari"/>
          <w:kern w:val="0"/>
          <w:sz w:val="18"/>
          <w:szCs w:val="18"/>
          <w:lang w:eastAsia="en-GB"/>
          <w14:ligatures w14:val="none"/>
        </w:rPr>
        <w:t>परियोजना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तस्वीरें</w:t>
      </w:r>
    </w:p>
    <w:p w14:paraId="3283AE25" w14:textId="77777777" w:rsidR="00341D20" w:rsidRPr="00341D20" w:rsidRDefault="00341D20" w:rsidP="00341D20">
      <w:pPr>
        <w:numPr>
          <w:ilvl w:val="0"/>
          <w:numId w:val="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एक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छोटा</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धन्यवाद</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संदेश</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वीडियो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वैकल्पिक</w:t>
      </w:r>
      <w:r w:rsidRPr="00341D20">
        <w:rPr>
          <w:rFonts w:ascii="Helvetica" w:eastAsia="Times New Roman" w:hAnsi="Helvetica" w:cs="Times New Roman"/>
          <w:kern w:val="0"/>
          <w:sz w:val="18"/>
          <w:szCs w:val="18"/>
          <w:lang w:eastAsia="en-GB"/>
          <w14:ligatures w14:val="none"/>
        </w:rPr>
        <w:t>)</w:t>
      </w:r>
    </w:p>
    <w:p w14:paraId="00BC9D8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EF426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यह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जानकारी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केवल</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दानदाताओं</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सूचित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और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रिपोर्टिंग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उद्देश्य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उपयोग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जाएगी।</w:t>
      </w:r>
    </w:p>
    <w:p w14:paraId="5787092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0BC2163">
          <v:rect id="_x0000_i1167" alt="" style="width:451.3pt;height:.05pt;mso-width-percent:0;mso-height-percent:0;mso-width-percent:0;mso-height-percent:0" o:hralign="center" o:hrstd="t" o:hr="t" fillcolor="#a0a0a0" stroked="f"/>
        </w:pict>
      </w:r>
    </w:p>
    <w:p w14:paraId="7275F58D"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4. </w:t>
      </w:r>
      <w:r w:rsidRPr="00341D20">
        <w:rPr>
          <w:rFonts w:ascii="Kohinoor Devanagari" w:eastAsia="Times New Roman" w:hAnsi="Kohinoor Devanagari" w:cs="Kohinoor Devanagari"/>
          <w:b/>
          <w:bCs/>
          <w:kern w:val="0"/>
          <w:sz w:val="18"/>
          <w:szCs w:val="18"/>
          <w:lang w:eastAsia="en-GB"/>
          <w14:ligatures w14:val="none"/>
        </w:rPr>
        <w:t>संबंध</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की</w:t>
      </w:r>
      <w:r w:rsidRPr="00341D20">
        <w:rPr>
          <w:rFonts w:ascii="Helvetica" w:eastAsia="Times New Roman" w:hAnsi="Helvetica" w:cs="Times New Roman"/>
          <w:b/>
          <w:bCs/>
          <w:kern w:val="0"/>
          <w:sz w:val="18"/>
          <w:szCs w:val="18"/>
          <w:lang w:eastAsia="en-GB"/>
          <w14:ligatures w14:val="none"/>
        </w:rPr>
        <w:t xml:space="preserve"> </w:t>
      </w:r>
      <w:r w:rsidRPr="00341D20">
        <w:rPr>
          <w:rFonts w:ascii="Kohinoor Devanagari" w:eastAsia="Times New Roman" w:hAnsi="Kohinoor Devanagari" w:cs="Kohinoor Devanagari"/>
          <w:b/>
          <w:bCs/>
          <w:kern w:val="0"/>
          <w:sz w:val="18"/>
          <w:szCs w:val="18"/>
          <w:lang w:eastAsia="en-GB"/>
          <w14:ligatures w14:val="none"/>
        </w:rPr>
        <w:t>प्रकृति</w:t>
      </w:r>
    </w:p>
    <w:p w14:paraId="325A15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01B7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यह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समझौता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केवल</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सहयोग</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समझ</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दर्शाता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यह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किसी</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कानूनी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साझेदारी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रोजगार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एजेंसी</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संबंध</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निर्माण</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नहीं</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करता।</w:t>
      </w:r>
    </w:p>
    <w:p w14:paraId="6DDB25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4B1D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दोनों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पक्ष</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सद्भावना</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और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पारदर्शिता</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साथ</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कार्य</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करेंगे।</w:t>
      </w:r>
    </w:p>
    <w:p w14:paraId="5BB6176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4E7ED05">
          <v:rect id="_x0000_i1166" alt="" style="width:451.3pt;height:.05pt;mso-width-percent:0;mso-height-percent:0;mso-width-percent:0;mso-height-percent:0" o:hralign="center" o:hrstd="t" o:hr="t" fillcolor="#a0a0a0" stroked="f"/>
        </w:pict>
      </w:r>
    </w:p>
    <w:p w14:paraId="73AC94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हस्ताक्षर</w:t>
      </w:r>
      <w:r w:rsidRPr="00341D20">
        <w:rPr>
          <w:rFonts w:ascii="Helvetica" w:eastAsia="Times New Roman" w:hAnsi="Helvetica" w:cs="Times New Roman"/>
          <w:kern w:val="0"/>
          <w:sz w:val="18"/>
          <w:szCs w:val="18"/>
          <w:lang w:eastAsia="en-GB"/>
          <w14:ligatures w14:val="none"/>
        </w:rPr>
        <w:t>:</w:t>
      </w:r>
    </w:p>
    <w:p w14:paraId="3ECD84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67CB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RKM Foundation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ओर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w:t>
      </w:r>
    </w:p>
    <w:p w14:paraId="41FB66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 __________________________</w:t>
      </w:r>
    </w:p>
    <w:p w14:paraId="64938C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पद</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ट्रस्टी</w:t>
      </w:r>
    </w:p>
    <w:p w14:paraId="0B7C2E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हस्ताक्षर</w:t>
      </w:r>
      <w:r w:rsidRPr="00341D20">
        <w:rPr>
          <w:rFonts w:ascii="Helvetica" w:eastAsia="Times New Roman" w:hAnsi="Helvetica" w:cs="Times New Roman"/>
          <w:kern w:val="0"/>
          <w:sz w:val="18"/>
          <w:szCs w:val="18"/>
          <w:lang w:eastAsia="en-GB"/>
          <w14:ligatures w14:val="none"/>
        </w:rPr>
        <w:t>: __________________________</w:t>
      </w:r>
    </w:p>
    <w:p w14:paraId="361EA9C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641A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t>
      </w:r>
      <w:r w:rsidRPr="00341D20">
        <w:rPr>
          <w:rFonts w:ascii="Kohinoor Devanagari" w:eastAsia="Times New Roman" w:hAnsi="Kohinoor Devanagari" w:cs="Kohinoor Devanagari"/>
          <w:kern w:val="0"/>
          <w:sz w:val="18"/>
          <w:szCs w:val="18"/>
          <w:lang w:eastAsia="en-GB"/>
          <w14:ligatures w14:val="none"/>
        </w:rPr>
        <w:t>संस्था</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की</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ओर</w:t>
      </w:r>
      <w:r w:rsidRPr="00341D20">
        <w:rPr>
          <w:rFonts w:ascii="Helvetica" w:eastAsia="Times New Roman" w:hAnsi="Helvetica" w:cs="Times New Roman"/>
          <w:kern w:val="0"/>
          <w:sz w:val="18"/>
          <w:szCs w:val="18"/>
          <w:lang w:eastAsia="en-GB"/>
          <w14:ligatures w14:val="none"/>
        </w:rPr>
        <w:t xml:space="preserve"> </w:t>
      </w:r>
      <w:r w:rsidRPr="00341D20">
        <w:rPr>
          <w:rFonts w:ascii="Kohinoor Devanagari" w:eastAsia="Times New Roman" w:hAnsi="Kohinoor Devanagari" w:cs="Kohinoor Devanagari"/>
          <w:kern w:val="0"/>
          <w:sz w:val="18"/>
          <w:szCs w:val="18"/>
          <w:lang w:eastAsia="en-GB"/>
          <w14:ligatures w14:val="none"/>
        </w:rPr>
        <w:t>से</w:t>
      </w:r>
    </w:p>
    <w:p w14:paraId="0864E65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नाम</w:t>
      </w:r>
      <w:r w:rsidRPr="00341D20">
        <w:rPr>
          <w:rFonts w:ascii="Helvetica" w:eastAsia="Times New Roman" w:hAnsi="Helvetica" w:cs="Times New Roman"/>
          <w:kern w:val="0"/>
          <w:sz w:val="18"/>
          <w:szCs w:val="18"/>
          <w:lang w:eastAsia="en-GB"/>
          <w14:ligatures w14:val="none"/>
        </w:rPr>
        <w:t>: __________________________</w:t>
      </w:r>
    </w:p>
    <w:p w14:paraId="21E576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पद</w:t>
      </w:r>
      <w:r w:rsidRPr="00341D20">
        <w:rPr>
          <w:rFonts w:ascii="Helvetica" w:eastAsia="Times New Roman" w:hAnsi="Helvetica" w:cs="Times New Roman"/>
          <w:kern w:val="0"/>
          <w:sz w:val="18"/>
          <w:szCs w:val="18"/>
          <w:lang w:eastAsia="en-GB"/>
          <w14:ligatures w14:val="none"/>
        </w:rPr>
        <w:t>: __________________________</w:t>
      </w:r>
    </w:p>
    <w:p w14:paraId="7AFE8B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Kohinoor Devanagari" w:eastAsia="Times New Roman" w:hAnsi="Kohinoor Devanagari" w:cs="Kohinoor Devanagari"/>
          <w:kern w:val="0"/>
          <w:sz w:val="18"/>
          <w:szCs w:val="18"/>
          <w:lang w:eastAsia="en-GB"/>
          <w14:ligatures w14:val="none"/>
        </w:rPr>
        <w:t>हस्ताक्षर</w:t>
      </w:r>
      <w:r w:rsidRPr="00341D20">
        <w:rPr>
          <w:rFonts w:ascii="Helvetica" w:eastAsia="Times New Roman" w:hAnsi="Helvetica" w:cs="Times New Roman"/>
          <w:kern w:val="0"/>
          <w:sz w:val="18"/>
          <w:szCs w:val="18"/>
          <w:lang w:eastAsia="en-GB"/>
          <w14:ligatures w14:val="none"/>
        </w:rPr>
        <w:t>: __________________________</w:t>
      </w:r>
    </w:p>
    <w:p w14:paraId="1237800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CF0B64C">
          <v:rect id="_x0000_i1165" alt="" style="width:451.3pt;height:.05pt;mso-width-percent:0;mso-height-percent:0;mso-width-percent:0;mso-height-percent:0" o:hralign="center" o:hrstd="t" o:hr="t" fillcolor="#a0a0a0" stroked="f"/>
        </w:pict>
      </w:r>
    </w:p>
    <w:p w14:paraId="7638806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PARTNER OUTREACH EMAIL TEMPLATE (FINAL)</w:t>
      </w:r>
    </w:p>
    <w:p w14:paraId="70A328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5536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Subject: Exploring a Partnership Opportunity with RKM Foundation</w:t>
      </w:r>
    </w:p>
    <w:p w14:paraId="661006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E1CB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Dear [Name],</w:t>
      </w:r>
    </w:p>
    <w:p w14:paraId="6447DB7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3BB3D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hope you are well.</w:t>
      </w:r>
    </w:p>
    <w:p w14:paraId="312F2B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99FD9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My name is Karan Mundhra, and I write on behalf of RKM Foundation, a registered charitable trust in India.</w:t>
      </w:r>
    </w:p>
    <w:p w14:paraId="047AB0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1C3A7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We deeply admire the work your organisation is doing on the ground and would be honoured to explore the possibility of supporting one of your ongoing initiatives.</w:t>
      </w:r>
    </w:p>
    <w:p w14:paraId="79F029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D7060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works across our Seven Pillars of Hope and partners with credible grassroots organisations to channel donor contributions toward meaningful impact. As we continue to grow, we are keen to build respectful and transparent collaborations with organisations like yours.</w:t>
      </w:r>
    </w:p>
    <w:p w14:paraId="2B330E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CDA0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feel there could be alignment, we would be grateful if you could share:</w:t>
      </w:r>
    </w:p>
    <w:p w14:paraId="4B9ECFFC"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brief note about your organisation</w:t>
      </w:r>
    </w:p>
    <w:p w14:paraId="269DC586"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short description of the proposed project</w:t>
      </w:r>
    </w:p>
    <w:p w14:paraId="0DAF6A64"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Location and duration</w:t>
      </w:r>
    </w:p>
    <w:p w14:paraId="1D914776"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Approximate funding required</w:t>
      </w:r>
    </w:p>
    <w:p w14:paraId="696F3821"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Estimated number of beneficiaries</w:t>
      </w:r>
    </w:p>
    <w:p w14:paraId="6AC94804" w14:textId="77777777" w:rsidR="00341D20" w:rsidRPr="00341D20" w:rsidRDefault="00341D20" w:rsidP="00341D20">
      <w:pPr>
        <w:numPr>
          <w:ilvl w:val="0"/>
          <w:numId w:val="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simple budget breakup (major heads)</w:t>
      </w:r>
    </w:p>
    <w:p w14:paraId="46DCAF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B3AFB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Should we proceed, we follow a light and simple reporting process focused on transparency without creating administrative burden.</w:t>
      </w:r>
    </w:p>
    <w:p w14:paraId="40D2C0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319BE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convenient, we would be happy to schedule a short call to understand your work better.</w:t>
      </w:r>
    </w:p>
    <w:p w14:paraId="3A365C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27F29E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Warm regards,</w:t>
      </w:r>
    </w:p>
    <w:p w14:paraId="73780E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Karan Mundhra</w:t>
      </w:r>
    </w:p>
    <w:p w14:paraId="5FD37D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Trustee, RKM Foundation</w:t>
      </w:r>
    </w:p>
    <w:p w14:paraId="4F7929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 info@rkm.support</w:t>
      </w:r>
    </w:p>
    <w:p w14:paraId="7645EC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Phone/WhatsApp: +91 99207 80005</w:t>
      </w:r>
    </w:p>
    <w:p w14:paraId="738BDF9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097EA89">
          <v:rect id="_x0000_i1164" alt="" style="width:451.3pt;height:.05pt;mso-width-percent:0;mso-height-percent:0;mso-width-percent:0;mso-height-percent:0" o:hralign="center" o:hrstd="t" o:hr="t" fillcolor="#a0a0a0" stroked="f"/>
        </w:pict>
      </w:r>
    </w:p>
    <w:p w14:paraId="580DCDDE" w14:textId="77777777" w:rsidR="00341D20" w:rsidRPr="00341D20" w:rsidRDefault="00341D20" w:rsidP="00341D20">
      <w:pPr>
        <w:spacing w:line="240" w:lineRule="auto"/>
        <w:rPr>
          <w:rFonts w:ascii="Helvetica" w:hAnsi="Helvetica"/>
          <w:sz w:val="18"/>
          <w:szCs w:val="18"/>
        </w:rPr>
      </w:pPr>
    </w:p>
    <w:p w14:paraId="12BE143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Partner With Us</w:t>
      </w:r>
    </w:p>
    <w:p w14:paraId="211A0C0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Let’s create impact together </w:t>
      </w:r>
    </w:p>
    <w:p w14:paraId="7F4C02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At </w:t>
      </w: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we collaborate with grassroots organisations doing meaningful work on the ground.</w:t>
      </w:r>
    </w:p>
    <w:p w14:paraId="221029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your project aligns with our </w:t>
      </w:r>
      <w:r w:rsidRPr="00341D20">
        <w:rPr>
          <w:rFonts w:ascii="Helvetica" w:eastAsia="Times New Roman" w:hAnsi="Helvetica" w:cs="Times New Roman"/>
          <w:b/>
          <w:bCs/>
          <w:kern w:val="0"/>
          <w:sz w:val="18"/>
          <w:szCs w:val="18"/>
          <w:lang w:eastAsia="en-GB"/>
          <w14:ligatures w14:val="none"/>
        </w:rPr>
        <w:t>Seven Pillars of Hope</w:t>
      </w:r>
      <w:r w:rsidRPr="00341D20">
        <w:rPr>
          <w:rFonts w:ascii="Helvetica" w:eastAsia="Times New Roman" w:hAnsi="Helvetica" w:cs="Times New Roman"/>
          <w:kern w:val="0"/>
          <w:sz w:val="18"/>
          <w:szCs w:val="18"/>
          <w:lang w:eastAsia="en-GB"/>
          <w14:ligatures w14:val="none"/>
        </w:rPr>
        <w:t>, we’d be glad to explore a partnership.</w:t>
      </w:r>
    </w:p>
    <w:p w14:paraId="61096E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form helps us understand your work, ensure transparent fund utilisation, and share real impact with our donors.</w:t>
      </w:r>
    </w:p>
    <w:p w14:paraId="41EACB2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4561BE8">
          <v:rect id="_x0000_i1163" alt="" style="width:451.3pt;height:.05pt;mso-width-percent:0;mso-height-percent:0;mso-width-percent:0;mso-height-percent:0" o:hralign="center" o:hrstd="t" o:hr="t" fillcolor="#a0a0a0" stroked="f"/>
        </w:pict>
      </w:r>
    </w:p>
    <w:p w14:paraId="6780D70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About Your Organisation</w:t>
      </w:r>
    </w:p>
    <w:p w14:paraId="54C73B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Organisation Name</w:t>
      </w:r>
    </w:p>
    <w:p w14:paraId="7A3920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7CA1B4C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Registration Number</w:t>
      </w:r>
    </w:p>
    <w:p w14:paraId="62A233E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03AE02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Organisation Address</w:t>
      </w:r>
    </w:p>
    <w:p w14:paraId="45A2E3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15057BB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Contact Person</w:t>
      </w:r>
    </w:p>
    <w:p w14:paraId="0E686F8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578B698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Address</w:t>
      </w:r>
    </w:p>
    <w:p w14:paraId="1A5C57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 Field]</w:t>
      </w:r>
    </w:p>
    <w:p w14:paraId="63A610E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Phone Number</w:t>
      </w:r>
    </w:p>
    <w:p w14:paraId="74E3B7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[Phone Field]</w:t>
      </w:r>
    </w:p>
    <w:p w14:paraId="5F028E5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8349EF4">
          <v:rect id="_x0000_i1162" alt="" style="width:451.3pt;height:.05pt;mso-width-percent:0;mso-height-percent:0;mso-width-percent:0;mso-height-percent:0" o:hralign="center" o:hrstd="t" o:hr="t" fillcolor="#a0a0a0" stroked="f"/>
        </w:pict>
      </w:r>
    </w:p>
    <w:p w14:paraId="001AD94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About the Project</w:t>
      </w:r>
    </w:p>
    <w:p w14:paraId="210D30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Project / Initiative Title</w:t>
      </w:r>
    </w:p>
    <w:p w14:paraId="120DB7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3337E7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Brief Description of the Cause</w:t>
      </w:r>
    </w:p>
    <w:p w14:paraId="02C08F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(What problem are you addressing? Who will benefit?)</w:t>
      </w:r>
    </w:p>
    <w:p w14:paraId="303BC09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[Multi-line Text Box]</w:t>
      </w:r>
    </w:p>
    <w:p w14:paraId="7F57E11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Project / Event Date(s)</w:t>
      </w:r>
    </w:p>
    <w:p w14:paraId="6962C20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[Date Field]</w:t>
      </w:r>
    </w:p>
    <w:p w14:paraId="0CB9CF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Funding Required (₹)</w:t>
      </w:r>
    </w:p>
    <w:p w14:paraId="4F649A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[Number Field]</w:t>
      </w:r>
    </w:p>
    <w:p w14:paraId="619642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Estimated Beneficiaries</w:t>
      </w:r>
    </w:p>
    <w:p w14:paraId="5C8F06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[Number / Short Text Field]</w:t>
      </w:r>
    </w:p>
    <w:p w14:paraId="75ECBE8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07AF533">
          <v:rect id="_x0000_i1161" alt="" style="width:451.3pt;height:.05pt;mso-width-percent:0;mso-height-percent:0;mso-width-percent:0;mso-height-percent:0" o:hralign="center" o:hrstd="t" o:hr="t" fillcolor="#a0a0a0" stroked="f"/>
        </w:pict>
      </w:r>
    </w:p>
    <w:p w14:paraId="1656BE4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Proposed Budget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025"/>
      </w:tblGrid>
      <w:tr w:rsidR="00341D20" w:rsidRPr="00341D20" w14:paraId="64499C3F" w14:textId="77777777" w:rsidTr="005214AD">
        <w:trPr>
          <w:tblHeader/>
          <w:tblCellSpacing w:w="15" w:type="dxa"/>
        </w:trPr>
        <w:tc>
          <w:tcPr>
            <w:tcW w:w="0" w:type="auto"/>
            <w:vAlign w:val="center"/>
            <w:hideMark/>
          </w:tcPr>
          <w:p w14:paraId="18CF67B7"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Expense Category</w:t>
            </w:r>
          </w:p>
        </w:tc>
        <w:tc>
          <w:tcPr>
            <w:tcW w:w="0" w:type="auto"/>
            <w:vAlign w:val="center"/>
            <w:hideMark/>
          </w:tcPr>
          <w:p w14:paraId="67CAA5DA"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Amount (₹)</w:t>
            </w:r>
          </w:p>
        </w:tc>
      </w:tr>
      <w:tr w:rsidR="00341D20" w:rsidRPr="00341D20" w14:paraId="77465942" w14:textId="77777777" w:rsidTr="005214AD">
        <w:trPr>
          <w:tblCellSpacing w:w="15" w:type="dxa"/>
        </w:trPr>
        <w:tc>
          <w:tcPr>
            <w:tcW w:w="0" w:type="auto"/>
            <w:vAlign w:val="center"/>
            <w:hideMark/>
          </w:tcPr>
          <w:p w14:paraId="76FC06FB" w14:textId="77777777" w:rsidR="00341D20" w:rsidRPr="00341D20" w:rsidRDefault="00341D20" w:rsidP="00341D20">
            <w:pPr>
              <w:spacing w:after="0" w:line="240" w:lineRule="auto"/>
              <w:rPr>
                <w:rFonts w:ascii="Helvetica" w:eastAsia="Times New Roman" w:hAnsi="Helvetica" w:cs="Times New Roman"/>
                <w:b/>
                <w:bCs/>
                <w:kern w:val="0"/>
                <w:sz w:val="18"/>
                <w:szCs w:val="18"/>
                <w:lang w:eastAsia="en-GB"/>
                <w14:ligatures w14:val="none"/>
              </w:rPr>
            </w:pPr>
          </w:p>
        </w:tc>
        <w:tc>
          <w:tcPr>
            <w:tcW w:w="0" w:type="auto"/>
            <w:vAlign w:val="center"/>
            <w:hideMark/>
          </w:tcPr>
          <w:p w14:paraId="3DA4D32E"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r>
      <w:tr w:rsidR="00341D20" w:rsidRPr="00341D20" w14:paraId="5C36FE19" w14:textId="77777777" w:rsidTr="005214AD">
        <w:trPr>
          <w:tblCellSpacing w:w="15" w:type="dxa"/>
        </w:trPr>
        <w:tc>
          <w:tcPr>
            <w:tcW w:w="0" w:type="auto"/>
            <w:vAlign w:val="center"/>
            <w:hideMark/>
          </w:tcPr>
          <w:p w14:paraId="60DB391A"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c>
          <w:tcPr>
            <w:tcW w:w="0" w:type="auto"/>
            <w:vAlign w:val="center"/>
            <w:hideMark/>
          </w:tcPr>
          <w:p w14:paraId="552A8B83"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r>
      <w:tr w:rsidR="00341D20" w:rsidRPr="00341D20" w14:paraId="492B69AF" w14:textId="77777777" w:rsidTr="005214AD">
        <w:trPr>
          <w:tblCellSpacing w:w="15" w:type="dxa"/>
        </w:trPr>
        <w:tc>
          <w:tcPr>
            <w:tcW w:w="0" w:type="auto"/>
            <w:vAlign w:val="center"/>
            <w:hideMark/>
          </w:tcPr>
          <w:p w14:paraId="44BEF94C"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c>
          <w:tcPr>
            <w:tcW w:w="0" w:type="auto"/>
            <w:vAlign w:val="center"/>
            <w:hideMark/>
          </w:tcPr>
          <w:p w14:paraId="6D6EA7E2"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r>
      <w:tr w:rsidR="00341D20" w:rsidRPr="00341D20" w14:paraId="19100E73" w14:textId="77777777" w:rsidTr="005214AD">
        <w:trPr>
          <w:tblCellSpacing w:w="15" w:type="dxa"/>
        </w:trPr>
        <w:tc>
          <w:tcPr>
            <w:tcW w:w="0" w:type="auto"/>
            <w:vAlign w:val="center"/>
            <w:hideMark/>
          </w:tcPr>
          <w:p w14:paraId="21823D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Total</w:t>
            </w:r>
          </w:p>
        </w:tc>
        <w:tc>
          <w:tcPr>
            <w:tcW w:w="0" w:type="auto"/>
            <w:vAlign w:val="center"/>
            <w:hideMark/>
          </w:tcPr>
          <w:p w14:paraId="1C844321"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p>
        </w:tc>
      </w:tr>
    </w:tbl>
    <w:p w14:paraId="180713D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ACADFDB">
          <v:rect id="_x0000_i1160" alt="" style="width:451.3pt;height:.05pt;mso-width-percent:0;mso-height-percent:0;mso-width-percent:0;mso-height-percent:0" o:hralign="center" o:hrstd="t" o:hr="t" fillcolor="#a0a0a0" stroked="f"/>
        </w:pict>
      </w:r>
    </w:p>
    <w:p w14:paraId="6291E71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Post-Project Deliverables</w:t>
      </w:r>
    </w:p>
    <w:p w14:paraId="125A52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To maintain transparency and keep donors connected to the impact, we request the following </w:t>
      </w:r>
      <w:r w:rsidRPr="00341D20">
        <w:rPr>
          <w:rFonts w:ascii="Helvetica" w:eastAsia="Times New Roman" w:hAnsi="Helvetica" w:cs="Times New Roman"/>
          <w:b/>
          <w:bCs/>
          <w:kern w:val="0"/>
          <w:sz w:val="18"/>
          <w:szCs w:val="18"/>
          <w:lang w:eastAsia="en-GB"/>
          <w14:ligatures w14:val="none"/>
        </w:rPr>
        <w:t>within 15 days of project completion</w:t>
      </w:r>
      <w:r w:rsidRPr="00341D20">
        <w:rPr>
          <w:rFonts w:ascii="Helvetica" w:eastAsia="Times New Roman" w:hAnsi="Helvetica" w:cs="Times New Roman"/>
          <w:kern w:val="0"/>
          <w:sz w:val="18"/>
          <w:szCs w:val="18"/>
          <w:lang w:eastAsia="en-GB"/>
          <w14:ligatures w14:val="none"/>
        </w:rPr>
        <w:t>:</w:t>
      </w:r>
    </w:p>
    <w:p w14:paraId="2E1F3569" w14:textId="77777777" w:rsidR="00341D20" w:rsidRPr="00341D20" w:rsidRDefault="00341D20" w:rsidP="00341D20">
      <w:pPr>
        <w:numPr>
          <w:ilvl w:val="0"/>
          <w:numId w:val="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Usage of funds report with basic bills / receipts</w:t>
      </w:r>
    </w:p>
    <w:p w14:paraId="7E50CCB7" w14:textId="77777777" w:rsidR="00341D20" w:rsidRPr="00341D20" w:rsidRDefault="00341D20" w:rsidP="00341D20">
      <w:pPr>
        <w:numPr>
          <w:ilvl w:val="0"/>
          <w:numId w:val="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5–10 clear, high-quality photos from the field</w:t>
      </w:r>
    </w:p>
    <w:p w14:paraId="7CCA84EF" w14:textId="77777777" w:rsidR="00341D20" w:rsidRPr="00341D20" w:rsidRDefault="00341D20" w:rsidP="00341D20">
      <w:pPr>
        <w:numPr>
          <w:ilvl w:val="0"/>
          <w:numId w:val="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1–2 minute thank-you video acknowledging RKM Foundation and its donors</w:t>
      </w:r>
    </w:p>
    <w:p w14:paraId="005AB9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These help us report impact responsibly and inspire continued giving.</w:t>
      </w:r>
    </w:p>
    <w:p w14:paraId="339642B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6E180F7">
          <v:rect id="_x0000_i1159" alt="" style="width:451.3pt;height:.05pt;mso-width-percent:0;mso-height-percent:0;mso-width-percent:0;mso-height-percent:0" o:hralign="center" o:hrstd="t" o:hr="t" fillcolor="#a0a0a0" stroked="f"/>
        </w:pict>
      </w:r>
    </w:p>
    <w:p w14:paraId="26893EA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Bank Details for Disbursement</w:t>
      </w:r>
    </w:p>
    <w:p w14:paraId="7A3506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Bank Name</w:t>
      </w:r>
    </w:p>
    <w:p w14:paraId="5F4B006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5B5C8E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Account Holder Name</w:t>
      </w:r>
    </w:p>
    <w:p w14:paraId="08E2C8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7F3674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Account Number</w:t>
      </w:r>
    </w:p>
    <w:p w14:paraId="6720CB1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701CE5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IFSC Code</w:t>
      </w:r>
    </w:p>
    <w:p w14:paraId="1F93168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68D2EE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i/>
          <w:iCs/>
          <w:kern w:val="0"/>
          <w:sz w:val="18"/>
          <w:szCs w:val="18"/>
          <w:lang w:eastAsia="en-GB"/>
          <w14:ligatures w14:val="none"/>
        </w:rPr>
        <w:t>Funds, if approved, are released in one or more tranches, subject to internal review and documentation.</w:t>
      </w:r>
    </w:p>
    <w:p w14:paraId="7F2631A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039BE62">
          <v:rect id="_x0000_i1158" alt="" style="width:451.3pt;height:.05pt;mso-width-percent:0;mso-height-percent:0;mso-width-percent:0;mso-height-percent:0" o:hralign="center" o:hrstd="t" o:hr="t" fillcolor="#a0a0a0" stroked="f"/>
        </w:pict>
      </w:r>
    </w:p>
    <w:p w14:paraId="774AB44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Declaration &amp; Consent</w:t>
      </w:r>
    </w:p>
    <w:p w14:paraId="07F394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By submitting this form, you confirm on behalf of your organisation that:</w:t>
      </w:r>
    </w:p>
    <w:p w14:paraId="2685E18C"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All information provided is </w:t>
      </w:r>
      <w:r w:rsidRPr="00341D20">
        <w:rPr>
          <w:rFonts w:ascii="Helvetica" w:eastAsia="Times New Roman" w:hAnsi="Helvetica" w:cs="Times New Roman"/>
          <w:b/>
          <w:bCs/>
          <w:kern w:val="0"/>
          <w:sz w:val="18"/>
          <w:szCs w:val="18"/>
          <w:lang w:eastAsia="en-GB"/>
          <w14:ligatures w14:val="none"/>
        </w:rPr>
        <w:t>true, complete, and accurate</w:t>
      </w:r>
      <w:r w:rsidRPr="00341D20">
        <w:rPr>
          <w:rFonts w:ascii="Helvetica" w:eastAsia="Times New Roman" w:hAnsi="Helvetica" w:cs="Times New Roman"/>
          <w:kern w:val="0"/>
          <w:sz w:val="18"/>
          <w:szCs w:val="18"/>
          <w:lang w:eastAsia="en-GB"/>
          <w14:ligatures w14:val="none"/>
        </w:rPr>
        <w:t>.</w:t>
      </w:r>
    </w:p>
    <w:p w14:paraId="792A767F"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Approved funds will be used </w:t>
      </w:r>
      <w:r w:rsidRPr="00341D20">
        <w:rPr>
          <w:rFonts w:ascii="Helvetica" w:eastAsia="Times New Roman" w:hAnsi="Helvetica" w:cs="Times New Roman"/>
          <w:b/>
          <w:bCs/>
          <w:kern w:val="0"/>
          <w:sz w:val="18"/>
          <w:szCs w:val="18"/>
          <w:lang w:eastAsia="en-GB"/>
          <w14:ligatures w14:val="none"/>
        </w:rPr>
        <w:t>only for the stated project</w:t>
      </w:r>
      <w:r w:rsidRPr="00341D20">
        <w:rPr>
          <w:rFonts w:ascii="Helvetica" w:eastAsia="Times New Roman" w:hAnsi="Helvetica" w:cs="Times New Roman"/>
          <w:kern w:val="0"/>
          <w:sz w:val="18"/>
          <w:szCs w:val="18"/>
          <w:lang w:eastAsia="en-GB"/>
          <w14:ligatures w14:val="none"/>
        </w:rPr>
        <w:t>.</w:t>
      </w:r>
    </w:p>
    <w:p w14:paraId="6D10E0A4"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Required reports, photos, and video will be shared </w:t>
      </w:r>
      <w:r w:rsidRPr="00341D20">
        <w:rPr>
          <w:rFonts w:ascii="Helvetica" w:eastAsia="Times New Roman" w:hAnsi="Helvetica" w:cs="Times New Roman"/>
          <w:b/>
          <w:bCs/>
          <w:kern w:val="0"/>
          <w:sz w:val="18"/>
          <w:szCs w:val="18"/>
          <w:lang w:eastAsia="en-GB"/>
          <w14:ligatures w14:val="none"/>
        </w:rPr>
        <w:t>within 15 days</w:t>
      </w:r>
      <w:r w:rsidRPr="00341D20">
        <w:rPr>
          <w:rFonts w:ascii="Helvetica" w:eastAsia="Times New Roman" w:hAnsi="Helvetica" w:cs="Times New Roman"/>
          <w:kern w:val="0"/>
          <w:sz w:val="18"/>
          <w:szCs w:val="18"/>
          <w:lang w:eastAsia="en-GB"/>
          <w14:ligatures w14:val="none"/>
        </w:rPr>
        <w:t xml:space="preserve"> of project completion.</w:t>
      </w:r>
    </w:p>
    <w:p w14:paraId="3B86F32E"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RKM Foundation may conduct </w:t>
      </w:r>
      <w:r w:rsidRPr="00341D20">
        <w:rPr>
          <w:rFonts w:ascii="Helvetica" w:eastAsia="Times New Roman" w:hAnsi="Helvetica" w:cs="Times New Roman"/>
          <w:b/>
          <w:bCs/>
          <w:kern w:val="0"/>
          <w:sz w:val="18"/>
          <w:szCs w:val="18"/>
          <w:lang w:eastAsia="en-GB"/>
          <w14:ligatures w14:val="none"/>
        </w:rPr>
        <w:t>field visits or audits</w:t>
      </w:r>
      <w:r w:rsidRPr="00341D20">
        <w:rPr>
          <w:rFonts w:ascii="Helvetica" w:eastAsia="Times New Roman" w:hAnsi="Helvetica" w:cs="Times New Roman"/>
          <w:kern w:val="0"/>
          <w:sz w:val="18"/>
          <w:szCs w:val="18"/>
          <w:lang w:eastAsia="en-GB"/>
          <w14:ligatures w14:val="none"/>
        </w:rPr>
        <w:t xml:space="preserve"> to verify fund utilisation if required.</w:t>
      </w:r>
    </w:p>
    <w:p w14:paraId="432C1270"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trustee, employee, or immediate family member of RKM Foundation has a direct financial interest in this project unless disclosed in writing.</w:t>
      </w:r>
    </w:p>
    <w:p w14:paraId="0CCC2DA7" w14:textId="77777777" w:rsidR="00341D20" w:rsidRPr="00341D20" w:rsidRDefault="00341D20" w:rsidP="00341D20">
      <w:pPr>
        <w:numPr>
          <w:ilvl w:val="0"/>
          <w:numId w:val="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Failure to submit required documentation may affect eligibility for future funding.</w:t>
      </w:r>
    </w:p>
    <w:p w14:paraId="100026C7"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Consent for Content &amp; Communication</w:t>
      </w:r>
    </w:p>
    <w:p w14:paraId="70DC623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grant RKM Foundation </w:t>
      </w:r>
      <w:r w:rsidRPr="00341D20">
        <w:rPr>
          <w:rFonts w:ascii="Helvetica" w:eastAsia="Times New Roman" w:hAnsi="Helvetica" w:cs="Times New Roman"/>
          <w:b/>
          <w:bCs/>
          <w:kern w:val="0"/>
          <w:sz w:val="18"/>
          <w:szCs w:val="18"/>
          <w:lang w:eastAsia="en-GB"/>
          <w14:ligatures w14:val="none"/>
        </w:rPr>
        <w:t>royalty-free, perpetual rights</w:t>
      </w:r>
      <w:r w:rsidRPr="00341D20">
        <w:rPr>
          <w:rFonts w:ascii="Helvetica" w:eastAsia="Times New Roman" w:hAnsi="Helvetica" w:cs="Times New Roman"/>
          <w:kern w:val="0"/>
          <w:sz w:val="18"/>
          <w:szCs w:val="18"/>
          <w:lang w:eastAsia="en-GB"/>
          <w14:ligatures w14:val="none"/>
        </w:rPr>
        <w:t xml:space="preserve"> to use the following for donor communication, impact reporting, fundraising, and awareness purposes:</w:t>
      </w:r>
    </w:p>
    <w:p w14:paraId="51B14547" w14:textId="77777777" w:rsidR="00341D20" w:rsidRPr="00341D20" w:rsidRDefault="00341D20" w:rsidP="00341D20">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Organisation name and logo</w:t>
      </w:r>
    </w:p>
    <w:p w14:paraId="18BB9886" w14:textId="77777777" w:rsidR="00341D20" w:rsidRPr="00341D20" w:rsidRDefault="00341D20" w:rsidP="00341D20">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Project details and impact data</w:t>
      </w:r>
    </w:p>
    <w:p w14:paraId="6FD71D73" w14:textId="77777777" w:rsidR="00341D20" w:rsidRPr="00341D20" w:rsidRDefault="00341D20" w:rsidP="00341D20">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Photographs and videos shared</w:t>
      </w:r>
    </w:p>
    <w:p w14:paraId="2A91BDA3" w14:textId="77777777" w:rsidR="00341D20" w:rsidRPr="00341D20" w:rsidRDefault="00341D20" w:rsidP="00341D20">
      <w:pPr>
        <w:numPr>
          <w:ilvl w:val="0"/>
          <w:numId w:val="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Beneficiary stories (with required consent)</w:t>
      </w:r>
    </w:p>
    <w:p w14:paraId="3424EF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confirm that all content shared complies with applicable laws and beneficiary consent requirements, and we hold RKM Foundation harmless against related claims.</w:t>
      </w:r>
    </w:p>
    <w:p w14:paraId="0808DB8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9FB032D">
          <v:rect id="_x0000_i1157" alt="" style="width:451.3pt;height:.05pt;mso-width-percent:0;mso-height-percent:0;mso-width-percent:0;mso-height-percent:0" o:hralign="center" o:hrstd="t" o:hr="t" fillcolor="#a0a0a0" stroked="f"/>
        </w:pict>
      </w:r>
    </w:p>
    <w:p w14:paraId="56DAE28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Authorisation</w:t>
      </w:r>
    </w:p>
    <w:p w14:paraId="2630FA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Name</w:t>
      </w:r>
    </w:p>
    <w:p w14:paraId="400CDF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48F6E8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Designation</w:t>
      </w:r>
    </w:p>
    <w:p w14:paraId="434358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[Text Field]</w:t>
      </w:r>
    </w:p>
    <w:p w14:paraId="09AE23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Date</w:t>
      </w:r>
    </w:p>
    <w:p w14:paraId="78822A7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[Date Field]</w:t>
      </w:r>
    </w:p>
    <w:p w14:paraId="34A310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Organisation Seal</w:t>
      </w:r>
    </w:p>
    <w:p w14:paraId="6EC2F48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[Upload / Checkbox Confirmation]</w:t>
      </w:r>
    </w:p>
    <w:p w14:paraId="482C477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EB22ABA">
          <v:rect id="_x0000_i1156" alt="" style="width:451.3pt;height:.05pt;mso-width-percent:0;mso-height-percent:0;mso-width-percent:0;mso-height-percent:0" o:hralign="center" o:hrstd="t" o:hr="t" fillcolor="#a0a0a0" stroked="f"/>
        </w:pict>
      </w:r>
    </w:p>
    <w:p w14:paraId="65BEB1A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Need Help?</w:t>
      </w:r>
    </w:p>
    <w:p w14:paraId="5FB2B6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info@rkm.support</w:t>
      </w:r>
    </w:p>
    <w:p w14:paraId="660699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+91 99207 80005</w:t>
      </w:r>
    </w:p>
    <w:p w14:paraId="264A24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look forward to partnering with organisations that share our commitment to care, clarity, and meaningful impact.</w:t>
      </w:r>
    </w:p>
    <w:p w14:paraId="0563713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DF84419">
          <v:rect id="_x0000_i1155" alt="" style="width:451.3pt;height:.05pt;mso-width-percent:0;mso-height-percent:0;mso-width-percent:0;mso-height-percent:0" o:hralign="center" o:hrstd="t" o:hr="t" fillcolor="#a0a0a0" stroked="f"/>
        </w:pict>
      </w:r>
    </w:p>
    <w:p w14:paraId="52FA1C3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Developer Notes (Do Not Display on Page)</w:t>
      </w:r>
    </w:p>
    <w:p w14:paraId="601A869C" w14:textId="77777777" w:rsidR="00341D20" w:rsidRPr="00341D20" w:rsidRDefault="00341D20" w:rsidP="00341D20">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Requires secure form submission</w:t>
      </w:r>
    </w:p>
    <w:p w14:paraId="74AAF3D2" w14:textId="77777777" w:rsidR="00341D20" w:rsidRPr="00341D20" w:rsidRDefault="00341D20" w:rsidP="00341D20">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Optional file uploads (documents, photos later if needed)</w:t>
      </w:r>
    </w:p>
    <w:p w14:paraId="5D58C7BB" w14:textId="77777777" w:rsidR="00341D20" w:rsidRPr="00341D20" w:rsidRDefault="00341D20" w:rsidP="00341D20">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Confirmation email to applicant on submission</w:t>
      </w:r>
    </w:p>
    <w:p w14:paraId="31F3484C" w14:textId="77777777" w:rsidR="00341D20" w:rsidRPr="00341D20" w:rsidRDefault="00341D20" w:rsidP="00341D20">
      <w:pPr>
        <w:numPr>
          <w:ilvl w:val="0"/>
          <w:numId w:val="1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Internal dashboard view for RKM team</w:t>
      </w:r>
    </w:p>
    <w:p w14:paraId="5D294CA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3BBBFC2">
          <v:rect id="_x0000_i1154" alt="" style="width:451.3pt;height:.05pt;mso-width-percent:0;mso-height-percent:0;mso-width-percent:0;mso-height-percent:0" o:hralign="center" o:hrstd="t" o:hr="t" fillcolor="#a0a0a0" stroked="f"/>
        </w:pict>
      </w:r>
    </w:p>
    <w:p w14:paraId="146E4942" w14:textId="77777777" w:rsidR="00341D20" w:rsidRPr="00341D20" w:rsidRDefault="00341D20" w:rsidP="00341D20">
      <w:pPr>
        <w:spacing w:line="240" w:lineRule="auto"/>
        <w:rPr>
          <w:rFonts w:ascii="Helvetica" w:hAnsi="Helvetica"/>
          <w:sz w:val="18"/>
          <w:szCs w:val="18"/>
        </w:rPr>
      </w:pPr>
    </w:p>
    <w:p w14:paraId="0A40CC3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Below is a </w:t>
      </w:r>
      <w:r w:rsidRPr="00341D20">
        <w:rPr>
          <w:rFonts w:ascii="Helvetica" w:eastAsia="Times New Roman" w:hAnsi="Helvetica" w:cs="Times New Roman"/>
          <w:b/>
          <w:bCs/>
          <w:kern w:val="0"/>
          <w:sz w:val="18"/>
          <w:szCs w:val="18"/>
          <w:lang w:eastAsia="en-GB"/>
          <w14:ligatures w14:val="none"/>
        </w:rPr>
        <w:t>clean, website-ready blog article</w:t>
      </w:r>
      <w:r w:rsidRPr="00341D20">
        <w:rPr>
          <w:rFonts w:ascii="Helvetica" w:eastAsia="Times New Roman" w:hAnsi="Helvetica" w:cs="Times New Roman"/>
          <w:kern w:val="0"/>
          <w:sz w:val="18"/>
          <w:szCs w:val="18"/>
          <w:lang w:eastAsia="en-GB"/>
          <w14:ligatures w14:val="none"/>
        </w:rPr>
        <w:t xml:space="preserve"> based on your story.</w:t>
      </w:r>
    </w:p>
    <w:p w14:paraId="72E7F50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It is </w:t>
      </w:r>
      <w:r w:rsidRPr="00341D20">
        <w:rPr>
          <w:rFonts w:ascii="Helvetica" w:eastAsia="Times New Roman" w:hAnsi="Helvetica" w:cs="Times New Roman"/>
          <w:b/>
          <w:bCs/>
          <w:kern w:val="0"/>
          <w:sz w:val="18"/>
          <w:szCs w:val="18"/>
          <w:lang w:eastAsia="en-GB"/>
          <w14:ligatures w14:val="none"/>
        </w:rPr>
        <w:t>emotionally strong but not preachy</w:t>
      </w:r>
      <w:r w:rsidRPr="00341D20">
        <w:rPr>
          <w:rFonts w:ascii="Helvetica" w:eastAsia="Times New Roman" w:hAnsi="Helvetica" w:cs="Times New Roman"/>
          <w:kern w:val="0"/>
          <w:sz w:val="18"/>
          <w:szCs w:val="18"/>
          <w:lang w:eastAsia="en-GB"/>
          <w14:ligatures w14:val="none"/>
        </w:rPr>
        <w:t xml:space="preserve">, and fits well as a </w:t>
      </w:r>
      <w:r w:rsidRPr="00341D20">
        <w:rPr>
          <w:rFonts w:ascii="Helvetica" w:eastAsia="Times New Roman" w:hAnsi="Helvetica" w:cs="Times New Roman"/>
          <w:b/>
          <w:bCs/>
          <w:kern w:val="0"/>
          <w:sz w:val="18"/>
          <w:szCs w:val="18"/>
          <w:lang w:eastAsia="en-GB"/>
          <w14:ligatures w14:val="none"/>
        </w:rPr>
        <w:t>Founder Story / Blog Post</w:t>
      </w:r>
      <w:r w:rsidRPr="00341D20">
        <w:rPr>
          <w:rFonts w:ascii="Helvetica" w:eastAsia="Times New Roman" w:hAnsi="Helvetica" w:cs="Times New Roman"/>
          <w:kern w:val="0"/>
          <w:sz w:val="18"/>
          <w:szCs w:val="18"/>
          <w:lang w:eastAsia="en-GB"/>
          <w14:ligatures w14:val="none"/>
        </w:rPr>
        <w:t xml:space="preserve"> you can link from the About page.</w:t>
      </w:r>
    </w:p>
    <w:p w14:paraId="47B123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1A90A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You can </w:t>
      </w:r>
      <w:r w:rsidRPr="00341D20">
        <w:rPr>
          <w:rFonts w:ascii="Helvetica" w:eastAsia="Times New Roman" w:hAnsi="Helvetica" w:cs="Times New Roman"/>
          <w:b/>
          <w:bCs/>
          <w:kern w:val="0"/>
          <w:sz w:val="18"/>
          <w:szCs w:val="18"/>
          <w:lang w:eastAsia="en-GB"/>
          <w14:ligatures w14:val="none"/>
        </w:rPr>
        <w:t>copy-paste this directly</w:t>
      </w:r>
      <w:r w:rsidRPr="00341D20">
        <w:rPr>
          <w:rFonts w:ascii="Helvetica" w:eastAsia="Times New Roman" w:hAnsi="Helvetica" w:cs="Times New Roman"/>
          <w:kern w:val="0"/>
          <w:sz w:val="18"/>
          <w:szCs w:val="18"/>
          <w:lang w:eastAsia="en-GB"/>
          <w14:ligatures w14:val="none"/>
        </w:rPr>
        <w:t>.</w:t>
      </w:r>
    </w:p>
    <w:p w14:paraId="7D12298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E3A2438">
          <v:rect id="_x0000_i1153" alt="" style="width:451.3pt;height:.05pt;mso-width-percent:0;mso-height-percent:0;mso-width-percent:0;mso-height-percent:0" o:hralign="center" o:hrstd="t" o:hr="t" fillcolor="#a0a0a0" stroked="f"/>
        </w:pict>
      </w:r>
    </w:p>
    <w:p w14:paraId="3CCF31AD"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The Story Behind RKM Foundation</w:t>
      </w:r>
    </w:p>
    <w:p w14:paraId="73B17E6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B4B3D5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a Small Pug Named Tobler Taught Us the Meaning of Unconditional Love</w:t>
      </w:r>
    </w:p>
    <w:p w14:paraId="107CF9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56DA4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didn’t learn unconditional love from a book.</w:t>
      </w:r>
    </w:p>
    <w:p w14:paraId="7A4DA4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AB1F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 learned it from a small pug named </w:t>
      </w:r>
      <w:r w:rsidRPr="00341D20">
        <w:rPr>
          <w:rFonts w:ascii="Helvetica" w:eastAsia="Times New Roman" w:hAnsi="Helvetica" w:cs="Times New Roman"/>
          <w:b/>
          <w:bCs/>
          <w:kern w:val="0"/>
          <w:sz w:val="18"/>
          <w:szCs w:val="18"/>
          <w:lang w:eastAsia="en-GB"/>
          <w14:ligatures w14:val="none"/>
        </w:rPr>
        <w:t>Tobler</w:t>
      </w:r>
      <w:r w:rsidRPr="00341D20">
        <w:rPr>
          <w:rFonts w:ascii="Helvetica" w:eastAsia="Times New Roman" w:hAnsi="Helvetica" w:cs="Times New Roman"/>
          <w:kern w:val="0"/>
          <w:sz w:val="18"/>
          <w:szCs w:val="18"/>
          <w:lang w:eastAsia="en-GB"/>
          <w14:ligatures w14:val="none"/>
        </w:rPr>
        <w:t>.</w:t>
      </w:r>
    </w:p>
    <w:p w14:paraId="32E098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547BE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 followed me everywhere—from the office to the car to home. He wasn’t “a pet.” He was family.</w:t>
      </w:r>
    </w:p>
    <w:p w14:paraId="5D22E4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9E2B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few years ago, I had to travel to China for work. During the first week, the updates from home were normal. Everything seemed fine. But during the second week, something unexpected happened.</w:t>
      </w:r>
    </w:p>
    <w:p w14:paraId="34E594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67C98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Tobler suddenly stopped eating.</w:t>
      </w:r>
    </w:p>
    <w:p w14:paraId="54EAC4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D8E5F4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vet tried everything. My family tried everything. Nothing seemed to work.</w:t>
      </w:r>
    </w:p>
    <w:p w14:paraId="69E9BA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B2F0E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Then someone suggested doing a video call.</w:t>
      </w:r>
    </w:p>
    <w:p w14:paraId="59D18D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3C21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Tobler saw me on the screen, something changed. He immediately began eating.</w:t>
      </w:r>
    </w:p>
    <w:p w14:paraId="38F0C4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7AC31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the call ended, he stopped again.</w:t>
      </w:r>
    </w:p>
    <w:p w14:paraId="73E3E8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952594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It was heartbreaking to watch.</w:t>
      </w:r>
    </w:p>
    <w:p w14:paraId="373824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FE1150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cut my trip short and flew back home. The day I returned, Tobler was completely himself again.</w:t>
      </w:r>
    </w:p>
    <w:p w14:paraId="78F10C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277A6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That moment stayed with me.</w:t>
      </w:r>
    </w:p>
    <w:p w14:paraId="5341B09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A2022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It was the first time I truly understood what </w:t>
      </w:r>
      <w:r w:rsidRPr="00341D20">
        <w:rPr>
          <w:rFonts w:ascii="Helvetica" w:eastAsia="Times New Roman" w:hAnsi="Helvetica" w:cs="Times New Roman"/>
          <w:b/>
          <w:bCs/>
          <w:kern w:val="0"/>
          <w:sz w:val="18"/>
          <w:szCs w:val="18"/>
          <w:lang w:eastAsia="en-GB"/>
          <w14:ligatures w14:val="none"/>
        </w:rPr>
        <w:t>pure, unconditional love</w:t>
      </w:r>
      <w:r w:rsidRPr="00341D20">
        <w:rPr>
          <w:rFonts w:ascii="Helvetica" w:eastAsia="Times New Roman" w:hAnsi="Helvetica" w:cs="Times New Roman"/>
          <w:kern w:val="0"/>
          <w:sz w:val="18"/>
          <w:szCs w:val="18"/>
          <w:lang w:eastAsia="en-GB"/>
          <w14:ligatures w14:val="none"/>
        </w:rPr>
        <w:t xml:space="preserve"> looks like.</w:t>
      </w:r>
    </w:p>
    <w:p w14:paraId="5DD41D2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3493997">
          <v:rect id="_x0000_i1152" alt="" style="width:451.3pt;height:.05pt;mso-width-percent:0;mso-height-percent:0;mso-width-percent:0;mso-height-percent:0" o:hralign="center" o:hrstd="t" o:hr="t" fillcolor="#a0a0a0" stroked="f"/>
        </w:pict>
      </w:r>
    </w:p>
    <w:p w14:paraId="2D6E942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Three Nights That Changed Everything</w:t>
      </w:r>
    </w:p>
    <w:p w14:paraId="06360D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2AD30E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couple of years later, Tobler became very ill.</w:t>
      </w:r>
    </w:p>
    <w:p w14:paraId="293B3F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EFBE9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three days and nights, we stayed at the veterinary clinic without leaving his side.</w:t>
      </w:r>
    </w:p>
    <w:p w14:paraId="686F05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27D3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Those long hours in the waiting room showed us something we could not ignore.</w:t>
      </w:r>
    </w:p>
    <w:p w14:paraId="40E856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5780E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People brought in injured street dogs and community cats they barely knew. They had found them on the road, outside buildings, or in small neighbourhood corners.</w:t>
      </w:r>
    </w:p>
    <w:p w14:paraId="33F98D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7C61B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They wanted to help.</w:t>
      </w:r>
    </w:p>
    <w:p w14:paraId="562C3B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9E378B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many simply didn’t have the money for treatment.</w:t>
      </w:r>
    </w:p>
    <w:p w14:paraId="269B91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2B8C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One person regularly brought their own dog so the vet could use his blood to save other dogs. Others waited anxiously beside animals they had just rescued from the street.</w:t>
      </w:r>
    </w:p>
    <w:p w14:paraId="56ADEF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CD721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They weren’t owners. They were simply compassionate people trying to do the right thing.</w:t>
      </w:r>
    </w:p>
    <w:p w14:paraId="099F78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DDFE7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Whenever we could, we helped—paying for treatments or speaking with the vet about what could be done.</w:t>
      </w:r>
    </w:p>
    <w:p w14:paraId="707912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FCC38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the truth was clear.</w:t>
      </w:r>
    </w:p>
    <w:p w14:paraId="089A9F6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EE1E9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There was far more need than any one person could handle.</w:t>
      </w:r>
    </w:p>
    <w:p w14:paraId="2BCD0D6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87CD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Those three nights with Tobler were the moment the </w:t>
      </w:r>
      <w:r w:rsidRPr="00341D20">
        <w:rPr>
          <w:rFonts w:ascii="Helvetica" w:eastAsia="Times New Roman" w:hAnsi="Helvetica" w:cs="Times New Roman"/>
          <w:b/>
          <w:bCs/>
          <w:kern w:val="0"/>
          <w:sz w:val="18"/>
          <w:szCs w:val="18"/>
          <w:lang w:eastAsia="en-GB"/>
          <w14:ligatures w14:val="none"/>
        </w:rPr>
        <w:t>idea of RKM Foundation truly began</w:t>
      </w:r>
      <w:r w:rsidRPr="00341D20">
        <w:rPr>
          <w:rFonts w:ascii="Helvetica" w:eastAsia="Times New Roman" w:hAnsi="Helvetica" w:cs="Times New Roman"/>
          <w:kern w:val="0"/>
          <w:sz w:val="18"/>
          <w:szCs w:val="18"/>
          <w:lang w:eastAsia="en-GB"/>
          <w14:ligatures w14:val="none"/>
        </w:rPr>
        <w:t>, even though the paperwork would come later.</w:t>
      </w:r>
    </w:p>
    <w:p w14:paraId="18D84B3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761F7EEE">
          <v:rect id="_x0000_i1151" alt="" style="width:451.3pt;height:.05pt;mso-width-percent:0;mso-height-percent:0;mso-width-percent:0;mso-height-percent:0" o:hralign="center" o:hrstd="t" o:hr="t" fillcolor="#a0a0a0" stroked="f"/>
        </w:pict>
      </w:r>
    </w:p>
    <w:p w14:paraId="3CCA321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Letting Compassion Spill Over</w:t>
      </w:r>
    </w:p>
    <w:p w14:paraId="33F107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0B313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After that experience, it couldn’t just be about our own dog anymore.</w:t>
      </w:r>
    </w:p>
    <w:p w14:paraId="30F97A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D773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started with the animals in our own building.</w:t>
      </w:r>
    </w:p>
    <w:p w14:paraId="7D707D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F8257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Then the cats in the neighbourhood.</w:t>
      </w:r>
    </w:p>
    <w:p w14:paraId="26531E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DC1956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Then the community animals no one else claimed.</w:t>
      </w:r>
    </w:p>
    <w:p w14:paraId="668E72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BE302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Feeding them became routine. Vet visits for injured or abandoned animals became part of everyday life.</w:t>
      </w:r>
    </w:p>
    <w:p w14:paraId="784A87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E4149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Slowly, our lives began to revolve around helping those who had no one else.</w:t>
      </w:r>
    </w:p>
    <w:p w14:paraId="099BB5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57FE1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in truth, this way of living had already been quietly present in our home.</w:t>
      </w:r>
    </w:p>
    <w:p w14:paraId="05E83B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352C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My mother, </w:t>
      </w:r>
      <w:r w:rsidRPr="00341D20">
        <w:rPr>
          <w:rFonts w:ascii="Helvetica" w:eastAsia="Times New Roman" w:hAnsi="Helvetica" w:cs="Times New Roman"/>
          <w:b/>
          <w:bCs/>
          <w:kern w:val="0"/>
          <w:sz w:val="18"/>
          <w:szCs w:val="18"/>
          <w:lang w:eastAsia="en-GB"/>
          <w14:ligatures w14:val="none"/>
        </w:rPr>
        <w:t>Kusum Mundhra</w:t>
      </w:r>
      <w:r w:rsidRPr="00341D20">
        <w:rPr>
          <w:rFonts w:ascii="Helvetica" w:eastAsia="Times New Roman" w:hAnsi="Helvetica" w:cs="Times New Roman"/>
          <w:kern w:val="0"/>
          <w:sz w:val="18"/>
          <w:szCs w:val="18"/>
          <w:lang w:eastAsia="en-GB"/>
          <w14:ligatures w14:val="none"/>
        </w:rPr>
        <w:t>, had been practicing compassion long before we ever thought about starting a foundation.</w:t>
      </w:r>
    </w:p>
    <w:p w14:paraId="47E73A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C782A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She regularly feeds many of the building staff—watchmen, drivers, and construction workers—often every single day.</w:t>
      </w:r>
    </w:p>
    <w:p w14:paraId="5CECBC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13E6C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someone faces a medical emergency, she steps in. When school fees are due, she finds a way to help.</w:t>
      </w:r>
    </w:p>
    <w:p w14:paraId="7389461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53E7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grew up seeing that helping others wasn’t something you planned occasionally.</w:t>
      </w:r>
    </w:p>
    <w:p w14:paraId="51DE859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B8BA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It was simply </w:t>
      </w:r>
      <w:r w:rsidRPr="00341D20">
        <w:rPr>
          <w:rFonts w:ascii="Helvetica" w:eastAsia="Times New Roman" w:hAnsi="Helvetica" w:cs="Times New Roman"/>
          <w:b/>
          <w:bCs/>
          <w:kern w:val="0"/>
          <w:sz w:val="18"/>
          <w:szCs w:val="18"/>
          <w:lang w:eastAsia="en-GB"/>
          <w14:ligatures w14:val="none"/>
        </w:rPr>
        <w:t>a way of living</w:t>
      </w:r>
      <w:r w:rsidRPr="00341D20">
        <w:rPr>
          <w:rFonts w:ascii="Helvetica" w:eastAsia="Times New Roman" w:hAnsi="Helvetica" w:cs="Times New Roman"/>
          <w:kern w:val="0"/>
          <w:sz w:val="18"/>
          <w:szCs w:val="18"/>
          <w:lang w:eastAsia="en-GB"/>
          <w14:ligatures w14:val="none"/>
        </w:rPr>
        <w:t>.</w:t>
      </w:r>
    </w:p>
    <w:p w14:paraId="29E5A08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63B7DBF">
          <v:rect id="_x0000_i1150" alt="" style="width:451.3pt;height:.05pt;mso-width-percent:0;mso-height-percent:0;mso-width-percent:0;mso-height-percent:0" o:hralign="center" o:hrstd="t" o:hr="t" fillcolor="#a0a0a0" stroked="f"/>
        </w:pict>
      </w:r>
    </w:p>
    <w:p w14:paraId="694C38A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The Beginning of RKM Foundation</w:t>
      </w:r>
    </w:p>
    <w:p w14:paraId="2C254D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E139A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In 2014, </w:t>
      </w:r>
      <w:r w:rsidRPr="00341D20">
        <w:rPr>
          <w:rFonts w:ascii="Helvetica" w:eastAsia="Times New Roman" w:hAnsi="Helvetica" w:cs="Times New Roman"/>
          <w:b/>
          <w:bCs/>
          <w:kern w:val="0"/>
          <w:sz w:val="18"/>
          <w:szCs w:val="18"/>
          <w:lang w:eastAsia="en-GB"/>
          <w14:ligatures w14:val="none"/>
        </w:rPr>
        <w:t>RKM Foundation was registered as a charitable trust</w:t>
      </w:r>
      <w:r w:rsidRPr="00341D20">
        <w:rPr>
          <w:rFonts w:ascii="Helvetica" w:eastAsia="Times New Roman" w:hAnsi="Helvetica" w:cs="Times New Roman"/>
          <w:kern w:val="0"/>
          <w:sz w:val="18"/>
          <w:szCs w:val="18"/>
          <w:lang w:eastAsia="en-GB"/>
          <w14:ligatures w14:val="none"/>
        </w:rPr>
        <w:t>.</w:t>
      </w:r>
    </w:p>
    <w:p w14:paraId="41287E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97C79A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many years, the work remained small and deeply personal.</w:t>
      </w:r>
    </w:p>
    <w:p w14:paraId="4753F38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B35A0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There were:</w:t>
      </w:r>
    </w:p>
    <w:p w14:paraId="4D9208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4D98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No public campaigns</w:t>
      </w:r>
    </w:p>
    <w:p w14:paraId="19DE46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No fundraising drives</w:t>
      </w:r>
    </w:p>
    <w:p w14:paraId="7F4EE3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No big announcements</w:t>
      </w:r>
    </w:p>
    <w:p w14:paraId="10877FE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941AD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work continued quietly—supported by our family, friends, and our own resources.</w:t>
      </w:r>
    </w:p>
    <w:p w14:paraId="279FB0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4340F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Animals were treated. People were helped. Emergencies were addressed when we could.</w:t>
      </w:r>
    </w:p>
    <w:p w14:paraId="4C4EAE9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8DD5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It worked… until the needs began to grow far beyond what we could manage alone.</w:t>
      </w:r>
    </w:p>
    <w:p w14:paraId="393F353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4408F87E">
          <v:rect id="_x0000_i1149" alt="" style="width:451.3pt;height:.05pt;mso-width-percent:0;mso-height-percent:0;mso-width-percent:0;mso-height-percent:0" o:hralign="center" o:hrstd="t" o:hr="t" fillcolor="#a0a0a0" stroked="f"/>
        </w:pict>
      </w:r>
    </w:p>
    <w:p w14:paraId="48E85B9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We’re Opening the Doors Now</w:t>
      </w:r>
    </w:p>
    <w:p w14:paraId="150D82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25609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Over time, the calls increased.</w:t>
      </w:r>
    </w:p>
    <w:p w14:paraId="79B8639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1D2B3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More animals needing treatment.</w:t>
      </w:r>
    </w:p>
    <w:p w14:paraId="7B4EBF1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70647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More people falling through the gaps.</w:t>
      </w:r>
    </w:p>
    <w:p w14:paraId="66ECFC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931D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More situations where help could make a real difference.</w:t>
      </w:r>
    </w:p>
    <w:p w14:paraId="22CF036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C21A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realised something simple but important:</w:t>
      </w:r>
    </w:p>
    <w:p w14:paraId="0390AD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543DE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Compassion does not arrive one problem at a time.</w:t>
      </w:r>
    </w:p>
    <w:p w14:paraId="1AD7C1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21BAC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And help shouldn’t either.</w:t>
      </w:r>
    </w:p>
    <w:p w14:paraId="5AA819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DF4972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was never meant to focus on just one animal, one cause, or one moment of support.</w:t>
      </w:r>
    </w:p>
    <w:p w14:paraId="2B58E1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BDD6B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So after years of quietly funding the work ourselves, we are now doing something new.</w:t>
      </w:r>
    </w:p>
    <w:p w14:paraId="48625E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0BFB7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are </w:t>
      </w:r>
      <w:r w:rsidRPr="00341D20">
        <w:rPr>
          <w:rFonts w:ascii="Helvetica" w:eastAsia="Times New Roman" w:hAnsi="Helvetica" w:cs="Times New Roman"/>
          <w:b/>
          <w:bCs/>
          <w:kern w:val="0"/>
          <w:sz w:val="18"/>
          <w:szCs w:val="18"/>
          <w:lang w:eastAsia="en-GB"/>
          <w14:ligatures w14:val="none"/>
        </w:rPr>
        <w:t>inviting others to be part of the journey</w:t>
      </w:r>
      <w:r w:rsidRPr="00341D20">
        <w:rPr>
          <w:rFonts w:ascii="Helvetica" w:eastAsia="Times New Roman" w:hAnsi="Helvetica" w:cs="Times New Roman"/>
          <w:kern w:val="0"/>
          <w:sz w:val="18"/>
          <w:szCs w:val="18"/>
          <w:lang w:eastAsia="en-GB"/>
          <w14:ligatures w14:val="none"/>
        </w:rPr>
        <w:t>.</w:t>
      </w:r>
    </w:p>
    <w:p w14:paraId="55DD3CE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375DD4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Not to build a large organisation.</w:t>
      </w:r>
    </w:p>
    <w:p w14:paraId="7BB5F7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EE5EB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Not to chase big numbers.</w:t>
      </w:r>
    </w:p>
    <w:p w14:paraId="259AD2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F81BC5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to turn what began with one small pug named Tobler into a larger movement of everyday compassion.</w:t>
      </w:r>
    </w:p>
    <w:p w14:paraId="6F22570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412AE8A">
          <v:rect id="_x0000_i1148" alt="" style="width:451.3pt;height:.05pt;mso-width-percent:0;mso-height-percent:0;mso-width-percent:0;mso-height-percent:0" o:hralign="center" o:hrstd="t" o:hr="t" fillcolor="#a0a0a0" stroked="f"/>
        </w:pict>
      </w:r>
    </w:p>
    <w:p w14:paraId="13726F9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One Cause at a Time</w:t>
      </w:r>
    </w:p>
    <w:p w14:paraId="282F63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CFB6F3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world’s challenges can feel overwhelming.</w:t>
      </w:r>
    </w:p>
    <w:p w14:paraId="14E747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79FCF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That’s why we keep our approach simple.</w:t>
      </w:r>
    </w:p>
    <w:p w14:paraId="18F18C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5A075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Through our </w:t>
      </w:r>
      <w:r w:rsidRPr="00341D20">
        <w:rPr>
          <w:rFonts w:ascii="Helvetica" w:eastAsia="Times New Roman" w:hAnsi="Helvetica" w:cs="Times New Roman"/>
          <w:b/>
          <w:bCs/>
          <w:kern w:val="0"/>
          <w:sz w:val="18"/>
          <w:szCs w:val="18"/>
          <w:lang w:eastAsia="en-GB"/>
          <w14:ligatures w14:val="none"/>
        </w:rPr>
        <w:t>seven pillars of hope</w:t>
      </w:r>
      <w:r w:rsidRPr="00341D20">
        <w:rPr>
          <w:rFonts w:ascii="Helvetica" w:eastAsia="Times New Roman" w:hAnsi="Helvetica" w:cs="Times New Roman"/>
          <w:kern w:val="0"/>
          <w:sz w:val="18"/>
          <w:szCs w:val="18"/>
          <w:lang w:eastAsia="en-GB"/>
          <w14:ligatures w14:val="none"/>
        </w:rPr>
        <w:t>, we focus on one meaningful cause at a time each month.</w:t>
      </w:r>
    </w:p>
    <w:p w14:paraId="77D562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043725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partner with trusted grassroots organisations already doing important work and help strengthen their efforts.</w:t>
      </w:r>
    </w:p>
    <w:p w14:paraId="4686DC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D3A88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Instead of trying to do everything at once, we aim to create </w:t>
      </w:r>
      <w:r w:rsidRPr="00341D20">
        <w:rPr>
          <w:rFonts w:ascii="Helvetica" w:eastAsia="Times New Roman" w:hAnsi="Helvetica" w:cs="Times New Roman"/>
          <w:b/>
          <w:bCs/>
          <w:kern w:val="0"/>
          <w:sz w:val="18"/>
          <w:szCs w:val="18"/>
          <w:lang w:eastAsia="en-GB"/>
          <w14:ligatures w14:val="none"/>
        </w:rPr>
        <w:t>steady, meaningful impact over time</w:t>
      </w:r>
      <w:r w:rsidRPr="00341D20">
        <w:rPr>
          <w:rFonts w:ascii="Helvetica" w:eastAsia="Times New Roman" w:hAnsi="Helvetica" w:cs="Times New Roman"/>
          <w:kern w:val="0"/>
          <w:sz w:val="18"/>
          <w:szCs w:val="18"/>
          <w:lang w:eastAsia="en-GB"/>
          <w14:ligatures w14:val="none"/>
        </w:rPr>
        <w:t>.</w:t>
      </w:r>
    </w:p>
    <w:p w14:paraId="58F6381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6593872">
          <v:rect id="_x0000_i1147" alt="" style="width:451.3pt;height:.05pt;mso-width-percent:0;mso-height-percent:0;mso-width-percent:0;mso-height-percent:0" o:hralign="center" o:hrstd="t" o:hr="t" fillcolor="#a0a0a0" stroked="f"/>
        </w:pict>
      </w:r>
    </w:p>
    <w:p w14:paraId="78D372E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Your Support Makes Possible</w:t>
      </w:r>
    </w:p>
    <w:p w14:paraId="62EC9F0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A9D9A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At RKM Foundation, we have chosen to run the organisation with a simple philosophy.</w:t>
      </w:r>
    </w:p>
    <w:p w14:paraId="7B3EBF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153FE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Core team members contribute their time </w:t>
      </w:r>
      <w:r w:rsidRPr="00341D20">
        <w:rPr>
          <w:rFonts w:ascii="Helvetica" w:eastAsia="Times New Roman" w:hAnsi="Helvetica" w:cs="Times New Roman"/>
          <w:b/>
          <w:bCs/>
          <w:kern w:val="0"/>
          <w:sz w:val="18"/>
          <w:szCs w:val="18"/>
          <w:lang w:eastAsia="en-GB"/>
          <w14:ligatures w14:val="none"/>
        </w:rPr>
        <w:t>pro bono</w:t>
      </w:r>
      <w:r w:rsidRPr="00341D20">
        <w:rPr>
          <w:rFonts w:ascii="Helvetica" w:eastAsia="Times New Roman" w:hAnsi="Helvetica" w:cs="Times New Roman"/>
          <w:kern w:val="0"/>
          <w:sz w:val="18"/>
          <w:szCs w:val="18"/>
          <w:lang w:eastAsia="en-GB"/>
          <w14:ligatures w14:val="none"/>
        </w:rPr>
        <w:t>.</w:t>
      </w:r>
    </w:p>
    <w:p w14:paraId="7E56127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Office space and many operational resources are </w:t>
      </w:r>
      <w:r w:rsidRPr="00341D20">
        <w:rPr>
          <w:rFonts w:ascii="Helvetica" w:eastAsia="Times New Roman" w:hAnsi="Helvetica" w:cs="Times New Roman"/>
          <w:b/>
          <w:bCs/>
          <w:kern w:val="0"/>
          <w:sz w:val="18"/>
          <w:szCs w:val="18"/>
          <w:lang w:eastAsia="en-GB"/>
          <w14:ligatures w14:val="none"/>
        </w:rPr>
        <w:t>personally supported</w:t>
      </w:r>
      <w:r w:rsidRPr="00341D20">
        <w:rPr>
          <w:rFonts w:ascii="Helvetica" w:eastAsia="Times New Roman" w:hAnsi="Helvetica" w:cs="Times New Roman"/>
          <w:kern w:val="0"/>
          <w:sz w:val="18"/>
          <w:szCs w:val="18"/>
          <w:lang w:eastAsia="en-GB"/>
          <w14:ligatures w14:val="none"/>
        </w:rPr>
        <w:t>.</w:t>
      </w:r>
    </w:p>
    <w:p w14:paraId="470E528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Branding, design, and communication support are largely </w:t>
      </w:r>
      <w:r w:rsidRPr="00341D20">
        <w:rPr>
          <w:rFonts w:ascii="Helvetica" w:eastAsia="Times New Roman" w:hAnsi="Helvetica" w:cs="Times New Roman"/>
          <w:b/>
          <w:bCs/>
          <w:kern w:val="0"/>
          <w:sz w:val="18"/>
          <w:szCs w:val="18"/>
          <w:lang w:eastAsia="en-GB"/>
          <w14:ligatures w14:val="none"/>
        </w:rPr>
        <w:t>donated by well-wishers</w:t>
      </w:r>
      <w:r w:rsidRPr="00341D20">
        <w:rPr>
          <w:rFonts w:ascii="Helvetica" w:eastAsia="Times New Roman" w:hAnsi="Helvetica" w:cs="Times New Roman"/>
          <w:kern w:val="0"/>
          <w:sz w:val="18"/>
          <w:szCs w:val="18"/>
          <w:lang w:eastAsia="en-GB"/>
          <w14:ligatures w14:val="none"/>
        </w:rPr>
        <w:t>.</w:t>
      </w:r>
    </w:p>
    <w:p w14:paraId="0B80672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801E46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received go towards:</w:t>
      </w:r>
    </w:p>
    <w:p w14:paraId="5BA5690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3BB81F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Salaries for on-ground teams who implement projects</w:t>
      </w:r>
    </w:p>
    <w:p w14:paraId="7B76D38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Medical care, food, and shelter for animals</w:t>
      </w:r>
    </w:p>
    <w:p w14:paraId="189E9FD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Support for individuals and communities in need</w:t>
      </w:r>
    </w:p>
    <w:p w14:paraId="1865D5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Essential program costs that make the work possible</w:t>
      </w:r>
    </w:p>
    <w:p w14:paraId="15BA12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E67E9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aim is always the same:</w:t>
      </w:r>
    </w:p>
    <w:p w14:paraId="137E20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C0BDF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ensure that generosity reaches those who need it most.</w:t>
      </w:r>
    </w:p>
    <w:p w14:paraId="45459A1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5263C664">
          <v:rect id="_x0000_i1146" alt="" style="width:451.3pt;height:.05pt;mso-width-percent:0;mso-height-percent:0;mso-width-percent:0;mso-height-percent:0" o:hralign="center" o:hrstd="t" o:hr="t" fillcolor="#a0a0a0" stroked="f"/>
        </w:pict>
      </w:r>
    </w:p>
    <w:p w14:paraId="1A34E52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 Quiet Invitation</w:t>
      </w:r>
    </w:p>
    <w:p w14:paraId="7A48EF7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B17E60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Tobler never knew he would inspire a foundation.</w:t>
      </w:r>
    </w:p>
    <w:p w14:paraId="3EE051C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ADA10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He simply loved without conditions.</w:t>
      </w:r>
    </w:p>
    <w:p w14:paraId="26072E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C8953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 many ways, everything we do today is an attempt to pass that love forward—to animals, to people, and to anyone who needs a helping hand.</w:t>
      </w:r>
    </w:p>
    <w:p w14:paraId="3B62143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CAEED0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this story resonates with you, we would be honoured to have you join us.</w:t>
      </w:r>
    </w:p>
    <w:p w14:paraId="1DC81E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1404E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can help by:</w:t>
      </w:r>
    </w:p>
    <w:p w14:paraId="3B1E3F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7D2C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Supporting our initiatives through donations</w:t>
      </w:r>
    </w:p>
    <w:p w14:paraId="6717AF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Starting a fundraiser with friends and family</w:t>
      </w:r>
    </w:p>
    <w:p w14:paraId="12A54B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Sharing our work with someone who cares</w:t>
      </w:r>
    </w:p>
    <w:p w14:paraId="6A3E98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E7157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Even the smallest act of kindness can ripple outward and change a life.</w:t>
      </w:r>
    </w:p>
    <w:p w14:paraId="5D3DCB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B717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And that, in the end, is what </w:t>
      </w: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xml:space="preserve"> is all about.</w:t>
      </w:r>
    </w:p>
    <w:p w14:paraId="591BA7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F852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way to keep compassion alive—together.</w:t>
      </w:r>
    </w:p>
    <w:p w14:paraId="15839BC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7CE751B">
          <v:rect id="_x0000_i1145" alt="" style="width:451.3pt;height:.05pt;mso-width-percent:0;mso-height-percent:0;mso-width-percent:0;mso-height-percent:0" o:hralign="center" o:hrstd="t" o:hr="t" fillcolor="#a0a0a0" stroked="f"/>
        </w:pict>
      </w:r>
    </w:p>
    <w:p w14:paraId="74FBEFBD" w14:textId="77777777" w:rsidR="00341D20" w:rsidRPr="00341D20" w:rsidRDefault="00341D20" w:rsidP="00341D20">
      <w:pPr>
        <w:spacing w:line="240" w:lineRule="auto"/>
        <w:rPr>
          <w:rFonts w:ascii="Helvetica" w:hAnsi="Helvetica"/>
          <w:sz w:val="18"/>
          <w:szCs w:val="18"/>
        </w:rPr>
      </w:pPr>
    </w:p>
    <w:p w14:paraId="22AD08F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Uniting Hearts and Hopes</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Every act of kindness begins with care.</w:t>
      </w:r>
      <w:r w:rsidRPr="00341D20">
        <w:rPr>
          <w:rFonts w:ascii="Helvetica" w:eastAsia="Times New Roman" w:hAnsi="Helvetica" w:cs="Times New Roman"/>
          <w:kern w:val="0"/>
          <w:sz w:val="18"/>
          <w:szCs w:val="18"/>
          <w:lang w:eastAsia="en-GB"/>
          <w14:ligatures w14:val="none"/>
        </w:rPr>
        <w:br/>
        <w:t xml:space="preserve">At </w:t>
      </w: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t>, we carry that care forward—bridging your generosity to the lives of those who need it most.</w:t>
      </w:r>
    </w:p>
    <w:p w14:paraId="633EBFA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EF81ED">
          <v:rect id="_x0000_i1144" alt="" style="width:451.3pt;height:.05pt;mso-width-percent:0;mso-height-percent:0;mso-width-percent:0;mso-height-percent:0" o:hralign="center" o:hrstd="t" o:hr="t" fillcolor="#a0a0a0" stroked="f"/>
        </w:pict>
      </w:r>
    </w:p>
    <w:p w14:paraId="794C540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Our Seven Pillars of Hope </w:t>
      </w:r>
      <w:r w:rsidRPr="00341D20">
        <w:rPr>
          <w:rFonts w:ascii="Helvetica" w:eastAsia="Times New Roman" w:hAnsi="Helvetica" w:cs="Times New Roman"/>
          <w:i/>
          <w:iCs/>
          <w:kern w:val="0"/>
          <w:sz w:val="18"/>
          <w:szCs w:val="18"/>
          <w:lang w:eastAsia="en-GB"/>
          <w14:ligatures w14:val="none"/>
        </w:rPr>
        <w:t>(Scroller – 7 Boxes)</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Life’s challenges are never one-dimensional—and neither is compassion. That’s why our work is guided by seven pillars of hope:</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b/>
          <w:bCs/>
          <w:kern w:val="0"/>
          <w:sz w:val="18"/>
          <w:szCs w:val="18"/>
          <w:lang w:eastAsia="en-GB"/>
          <w14:ligatures w14:val="none"/>
        </w:rPr>
        <w:br/>
        <w:t>My Self | My People | My Animals | My Environment | My Religion (Humanity) | My Country | My World</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Together, these pillars allow us to respond to diverse needs over time—without limiting compassion to a single cause.</w:t>
      </w:r>
    </w:p>
    <w:p w14:paraId="00402D8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8A60AA3">
          <v:rect id="_x0000_i1143" alt="" style="width:451.3pt;height:.05pt;mso-width-percent:0;mso-height-percent:0;mso-width-percent:0;mso-height-percent:0" o:hralign="center" o:hrstd="t" o:hr="t" fillcolor="#a0a0a0" stroked="f"/>
        </w:pict>
      </w:r>
    </w:p>
    <w:p w14:paraId="391FEC5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SELF</w:t>
      </w:r>
      <w:r w:rsidRPr="00341D20">
        <w:rPr>
          <w:rFonts w:ascii="Helvetica" w:eastAsia="Times New Roman" w:hAnsi="Helvetica" w:cs="Times New Roman"/>
          <w:b/>
          <w:bCs/>
          <w:kern w:val="0"/>
          <w:sz w:val="18"/>
          <w:szCs w:val="18"/>
          <w:lang w:eastAsia="en-GB"/>
          <w14:ligatures w14:val="none"/>
        </w:rPr>
        <w:br/>
        <w:t>Healing Through Mind, Body &amp; Soul</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lastRenderedPageBreak/>
        <w:t>Supports health and well-being through organ and blood donation, mental health care, life-saving medical support, and initiatives that restore dignity and hope.</w:t>
      </w:r>
    </w:p>
    <w:p w14:paraId="18BB6E7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PEOPLE</w:t>
      </w:r>
      <w:r w:rsidRPr="00341D20">
        <w:rPr>
          <w:rFonts w:ascii="Helvetica" w:eastAsia="Times New Roman" w:hAnsi="Helvetica" w:cs="Times New Roman"/>
          <w:b/>
          <w:bCs/>
          <w:kern w:val="0"/>
          <w:sz w:val="18"/>
          <w:szCs w:val="18"/>
          <w:lang w:eastAsia="en-GB"/>
          <w14:ligatures w14:val="none"/>
        </w:rPr>
        <w:br/>
        <w:t>Fulfilling Dreams</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Uplifts children, families, and communities through education, nutrition, access to essentials, and support across all stages of life.</w:t>
      </w:r>
    </w:p>
    <w:p w14:paraId="6989F32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ANIMALS</w:t>
      </w:r>
      <w:r w:rsidRPr="00341D20">
        <w:rPr>
          <w:rFonts w:ascii="Helvetica" w:eastAsia="Times New Roman" w:hAnsi="Helvetica" w:cs="Times New Roman"/>
          <w:b/>
          <w:bCs/>
          <w:kern w:val="0"/>
          <w:sz w:val="18"/>
          <w:szCs w:val="18"/>
          <w:lang w:eastAsia="en-GB"/>
          <w14:ligatures w14:val="none"/>
        </w:rPr>
        <w:br/>
        <w:t>A Voice for the Voiceless</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Protects animals through rescue, medical care, vaccination drives, shelter support, and long-term welfare efforts.</w:t>
      </w:r>
    </w:p>
    <w:p w14:paraId="6C41AE7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ENVIRONMENT</w:t>
      </w:r>
      <w:r w:rsidRPr="00341D20">
        <w:rPr>
          <w:rFonts w:ascii="Helvetica" w:eastAsia="Times New Roman" w:hAnsi="Helvetica" w:cs="Times New Roman"/>
          <w:b/>
          <w:bCs/>
          <w:kern w:val="0"/>
          <w:sz w:val="18"/>
          <w:szCs w:val="18"/>
          <w:lang w:eastAsia="en-GB"/>
          <w14:ligatures w14:val="none"/>
        </w:rPr>
        <w:br/>
        <w:t>Saving Tomorrow</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Cares for the planet through tree plantation, cleanliness drives, conservation, sustainability initiatives, and climate-positive action.</w:t>
      </w:r>
    </w:p>
    <w:p w14:paraId="2ECE741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RELIGION (Humanity)</w:t>
      </w:r>
      <w:r w:rsidRPr="00341D20">
        <w:rPr>
          <w:rFonts w:ascii="Helvetica" w:eastAsia="Times New Roman" w:hAnsi="Helvetica" w:cs="Times New Roman"/>
          <w:b/>
          <w:bCs/>
          <w:kern w:val="0"/>
          <w:sz w:val="18"/>
          <w:szCs w:val="18"/>
          <w:lang w:eastAsia="en-GB"/>
          <w14:ligatures w14:val="none"/>
        </w:rPr>
        <w:br/>
        <w:t>Serving in Times of Need</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Responds to emergencies with food, medical aid, disaster relief, and compassionate humanitarian support.</w:t>
      </w:r>
    </w:p>
    <w:p w14:paraId="4147F84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COUNTRY</w:t>
      </w:r>
      <w:r w:rsidRPr="00341D20">
        <w:rPr>
          <w:rFonts w:ascii="Helvetica" w:eastAsia="Times New Roman" w:hAnsi="Helvetica" w:cs="Times New Roman"/>
          <w:b/>
          <w:bCs/>
          <w:kern w:val="0"/>
          <w:sz w:val="18"/>
          <w:szCs w:val="18"/>
          <w:lang w:eastAsia="en-GB"/>
          <w14:ligatures w14:val="none"/>
        </w:rPr>
        <w:br/>
        <w:t>Fueling Dreams, Building India</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Strengthens India through rural development, skill-building, safety initiatives, digital empowerment, and inclusive nation-building efforts.</w:t>
      </w:r>
    </w:p>
    <w:p w14:paraId="010DCEC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MY WORLD</w:t>
      </w:r>
      <w:r w:rsidRPr="00341D20">
        <w:rPr>
          <w:rFonts w:ascii="Helvetica" w:eastAsia="Times New Roman" w:hAnsi="Helvetica" w:cs="Times New Roman"/>
          <w:b/>
          <w:bCs/>
          <w:kern w:val="0"/>
          <w:sz w:val="18"/>
          <w:szCs w:val="18"/>
          <w:lang w:eastAsia="en-GB"/>
          <w14:ligatures w14:val="none"/>
        </w:rPr>
        <w:br/>
        <w:t>Helping Hands, Globally</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Extends support to Indians beyond borders through international relief, legal aid, emergency assistance, and cross-border humanitarian action.</w:t>
      </w:r>
    </w:p>
    <w:p w14:paraId="09C1BD1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D3CE6A8">
          <v:rect id="_x0000_i1142" alt="" style="width:451.3pt;height:.05pt;mso-width-percent:0;mso-height-percent:0;mso-width-percent:0;mso-height-percent:0" o:hralign="center" o:hrstd="t" o:hr="t" fillcolor="#a0a0a0" stroked="f"/>
        </w:pict>
      </w:r>
    </w:p>
    <w:p w14:paraId="687F382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Our Way of Creating 360° Holistic Impact</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 xml:space="preserve">Instead of spreading efforts thin, every month we focus on </w:t>
      </w:r>
      <w:r w:rsidRPr="00341D20">
        <w:rPr>
          <w:rFonts w:ascii="Helvetica" w:eastAsia="Times New Roman" w:hAnsi="Helvetica" w:cs="Times New Roman"/>
          <w:b/>
          <w:bCs/>
          <w:kern w:val="0"/>
          <w:sz w:val="18"/>
          <w:szCs w:val="18"/>
          <w:lang w:eastAsia="en-GB"/>
          <w14:ligatures w14:val="none"/>
        </w:rPr>
        <w:t>one pillar and one cause at a time</w:t>
      </w:r>
      <w:r w:rsidRPr="00341D20">
        <w:rPr>
          <w:rFonts w:ascii="Helvetica" w:eastAsia="Times New Roman" w:hAnsi="Helvetica" w:cs="Times New Roman"/>
          <w:kern w:val="0"/>
          <w:sz w:val="18"/>
          <w:szCs w:val="18"/>
          <w:lang w:eastAsia="en-GB"/>
          <w14:ligatures w14:val="none"/>
        </w:rPr>
        <w:t>, working closely with trusted grassroots partners.</w:t>
      </w:r>
    </w:p>
    <w:p w14:paraId="739A02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This ensures every contribution is used with </w:t>
      </w:r>
      <w:r w:rsidRPr="00341D20">
        <w:rPr>
          <w:rFonts w:ascii="Helvetica" w:eastAsia="Times New Roman" w:hAnsi="Helvetica" w:cs="Times New Roman"/>
          <w:b/>
          <w:bCs/>
          <w:kern w:val="0"/>
          <w:sz w:val="18"/>
          <w:szCs w:val="18"/>
          <w:lang w:eastAsia="en-GB"/>
          <w14:ligatures w14:val="none"/>
        </w:rPr>
        <w:t>care, clarity, and purpose</w:t>
      </w:r>
      <w:r w:rsidRPr="00341D20">
        <w:rPr>
          <w:rFonts w:ascii="Helvetica" w:eastAsia="Times New Roman" w:hAnsi="Helvetica" w:cs="Times New Roman"/>
          <w:kern w:val="0"/>
          <w:sz w:val="18"/>
          <w:szCs w:val="18"/>
          <w:lang w:eastAsia="en-GB"/>
          <w14:ligatures w14:val="none"/>
        </w:rPr>
        <w:t>.</w:t>
      </w:r>
    </w:p>
    <w:p w14:paraId="76639D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Over time, this creates true </w:t>
      </w:r>
      <w:r w:rsidRPr="00341D20">
        <w:rPr>
          <w:rFonts w:ascii="Helvetica" w:eastAsia="Times New Roman" w:hAnsi="Helvetica" w:cs="Times New Roman"/>
          <w:b/>
          <w:bCs/>
          <w:kern w:val="0"/>
          <w:sz w:val="18"/>
          <w:szCs w:val="18"/>
          <w:lang w:eastAsia="en-GB"/>
          <w14:ligatures w14:val="none"/>
        </w:rPr>
        <w:t>360° holistic impact</w:t>
      </w:r>
      <w:r w:rsidRPr="00341D20">
        <w:rPr>
          <w:rFonts w:ascii="Helvetica" w:eastAsia="Times New Roman" w:hAnsi="Helvetica" w:cs="Times New Roman"/>
          <w:kern w:val="0"/>
          <w:sz w:val="18"/>
          <w:szCs w:val="18"/>
          <w:lang w:eastAsia="en-GB"/>
          <w14:ligatures w14:val="none"/>
        </w:rPr>
        <w:t>, because hope isn’t confined to a single problem.</w:t>
      </w:r>
    </w:p>
    <w:p w14:paraId="6691942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6F7A950">
          <v:rect id="_x0000_i1141" alt="" style="width:451.3pt;height:.05pt;mso-width-percent:0;mso-height-percent:0;mso-width-percent:0;mso-height-percent:0" o:hralign="center" o:hrstd="t" o:hr="t" fillcolor="#a0a0a0" stroked="f"/>
        </w:pict>
      </w:r>
    </w:p>
    <w:p w14:paraId="79ED56A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How the Cycle Works (Illustrative)</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Our work follows a simple monthly rhythm shaped by real needs on the ground:</w:t>
      </w:r>
    </w:p>
    <w:p w14:paraId="21237275" w14:textId="77777777" w:rsidR="00341D20" w:rsidRPr="00341D20" w:rsidRDefault="00341D20" w:rsidP="00341D20">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This Month:</w:t>
      </w:r>
      <w:r w:rsidRPr="00341D20">
        <w:rPr>
          <w:rFonts w:ascii="Helvetica" w:eastAsia="Times New Roman" w:hAnsi="Helvetica" w:cs="Times New Roman"/>
          <w:kern w:val="0"/>
          <w:sz w:val="18"/>
          <w:szCs w:val="18"/>
          <w:lang w:eastAsia="en-GB"/>
          <w14:ligatures w14:val="none"/>
        </w:rPr>
        <w:t xml:space="preserve"> My Self — Organ donation awareness</w:t>
      </w:r>
    </w:p>
    <w:p w14:paraId="67EAC825" w14:textId="77777777" w:rsidR="00341D20" w:rsidRPr="00341D20" w:rsidRDefault="00341D20" w:rsidP="00341D20">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Next Month:</w:t>
      </w:r>
      <w:r w:rsidRPr="00341D20">
        <w:rPr>
          <w:rFonts w:ascii="Helvetica" w:eastAsia="Times New Roman" w:hAnsi="Helvetica" w:cs="Times New Roman"/>
          <w:kern w:val="0"/>
          <w:sz w:val="18"/>
          <w:szCs w:val="18"/>
          <w:lang w:eastAsia="en-GB"/>
          <w14:ligatures w14:val="none"/>
        </w:rPr>
        <w:t xml:space="preserve"> My People — Nutrition support for children in need</w:t>
      </w:r>
    </w:p>
    <w:p w14:paraId="350D24E2" w14:textId="77777777" w:rsidR="00341D20" w:rsidRPr="00341D20" w:rsidRDefault="00341D20" w:rsidP="00341D20">
      <w:pPr>
        <w:numPr>
          <w:ilvl w:val="0"/>
          <w:numId w:val="1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Following Month:</w:t>
      </w:r>
      <w:r w:rsidRPr="00341D20">
        <w:rPr>
          <w:rFonts w:ascii="Helvetica" w:eastAsia="Times New Roman" w:hAnsi="Helvetica" w:cs="Times New Roman"/>
          <w:kern w:val="0"/>
          <w:sz w:val="18"/>
          <w:szCs w:val="18"/>
          <w:lang w:eastAsia="en-GB"/>
          <w14:ligatures w14:val="none"/>
        </w:rPr>
        <w:t xml:space="preserve"> My Animals — Vaccination drives for street dogs</w:t>
      </w:r>
    </w:p>
    <w:p w14:paraId="544CCC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As needs change, the cycle adapts—ensuring relevance, continuity, and lasting outcomes.</w:t>
      </w:r>
    </w:p>
    <w:p w14:paraId="213E6DF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EEF748A">
          <v:rect id="_x0000_i1140" alt="" style="width:451.3pt;height:.05pt;mso-width-percent:0;mso-height-percent:0;mso-width-percent:0;mso-height-percent:0" o:hralign="center" o:hrstd="t" o:hr="t" fillcolor="#a0a0a0" stroked="f"/>
        </w:pict>
      </w:r>
    </w:p>
    <w:p w14:paraId="730D6DE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Ways You Can Be Part of the Mission </w:t>
      </w:r>
      <w:r w:rsidRPr="00341D20">
        <w:rPr>
          <w:rFonts w:ascii="Helvetica" w:eastAsia="Times New Roman" w:hAnsi="Helvetica" w:cs="Times New Roman"/>
          <w:i/>
          <w:iCs/>
          <w:kern w:val="0"/>
          <w:sz w:val="18"/>
          <w:szCs w:val="18"/>
          <w:lang w:eastAsia="en-GB"/>
          <w14:ligatures w14:val="none"/>
        </w:rPr>
        <w:t>(Scroller)</w:t>
      </w:r>
    </w:p>
    <w:p w14:paraId="653D1FB6" w14:textId="77777777" w:rsidR="00341D20" w:rsidRPr="00341D20" w:rsidRDefault="00341D20" w:rsidP="00341D20">
      <w:pPr>
        <w:pStyle w:val="p1"/>
        <w:numPr>
          <w:ilvl w:val="0"/>
          <w:numId w:val="12"/>
        </w:numPr>
        <w:rPr>
          <w:rFonts w:ascii="Helvetica" w:hAnsi="Helvetica"/>
          <w:sz w:val="18"/>
          <w:szCs w:val="18"/>
        </w:rPr>
      </w:pPr>
      <w:r w:rsidRPr="00341D20">
        <w:rPr>
          <w:rStyle w:val="s1"/>
          <w:rFonts w:ascii="Helvetica" w:eastAsiaTheme="majorEastAsia" w:hAnsi="Helvetica"/>
          <w:b/>
          <w:bCs/>
          <w:sz w:val="18"/>
          <w:szCs w:val="18"/>
        </w:rPr>
        <w:t>Give Time</w:t>
      </w:r>
      <w:r w:rsidRPr="00341D20">
        <w:rPr>
          <w:rFonts w:ascii="Helvetica" w:hAnsi="Helvetica"/>
          <w:sz w:val="18"/>
          <w:szCs w:val="18"/>
        </w:rPr>
        <w:t xml:space="preserve"> – Volunteer with us</w:t>
      </w:r>
    </w:p>
    <w:p w14:paraId="74F67430" w14:textId="77777777" w:rsidR="00341D20" w:rsidRPr="00341D20" w:rsidRDefault="00341D20" w:rsidP="00341D20">
      <w:pPr>
        <w:pStyle w:val="p1"/>
        <w:numPr>
          <w:ilvl w:val="0"/>
          <w:numId w:val="12"/>
        </w:numPr>
        <w:rPr>
          <w:rFonts w:ascii="Helvetica" w:hAnsi="Helvetica"/>
          <w:sz w:val="18"/>
          <w:szCs w:val="18"/>
        </w:rPr>
      </w:pPr>
      <w:r w:rsidRPr="00341D20">
        <w:rPr>
          <w:rStyle w:val="s1"/>
          <w:rFonts w:ascii="Helvetica" w:eastAsiaTheme="majorEastAsia" w:hAnsi="Helvetica"/>
          <w:b/>
          <w:bCs/>
          <w:sz w:val="18"/>
          <w:szCs w:val="18"/>
        </w:rPr>
        <w:t>Give Financial Support</w:t>
      </w:r>
      <w:r w:rsidRPr="00341D20">
        <w:rPr>
          <w:rFonts w:ascii="Helvetica" w:hAnsi="Helvetica"/>
          <w:sz w:val="18"/>
          <w:szCs w:val="18"/>
        </w:rPr>
        <w:t xml:space="preserve"> – One-time or monthly giving</w:t>
      </w:r>
    </w:p>
    <w:p w14:paraId="2DD444EF" w14:textId="77777777" w:rsidR="00341D20" w:rsidRPr="00341D20" w:rsidRDefault="00341D20" w:rsidP="00341D20">
      <w:pPr>
        <w:pStyle w:val="p1"/>
        <w:numPr>
          <w:ilvl w:val="0"/>
          <w:numId w:val="12"/>
        </w:numPr>
        <w:rPr>
          <w:rFonts w:ascii="Helvetica" w:hAnsi="Helvetica"/>
          <w:sz w:val="18"/>
          <w:szCs w:val="18"/>
        </w:rPr>
      </w:pPr>
      <w:r w:rsidRPr="00341D20">
        <w:rPr>
          <w:rStyle w:val="s1"/>
          <w:rFonts w:ascii="Helvetica" w:eastAsiaTheme="majorEastAsia" w:hAnsi="Helvetica"/>
          <w:b/>
          <w:bCs/>
          <w:sz w:val="18"/>
          <w:szCs w:val="18"/>
        </w:rPr>
        <w:lastRenderedPageBreak/>
        <w:t>Give Skills</w:t>
      </w:r>
      <w:r w:rsidRPr="00341D20">
        <w:rPr>
          <w:rFonts w:ascii="Helvetica" w:hAnsi="Helvetica"/>
          <w:sz w:val="18"/>
          <w:szCs w:val="18"/>
        </w:rPr>
        <w:t xml:space="preserve"> – Share your expertise</w:t>
      </w:r>
    </w:p>
    <w:p w14:paraId="43654317" w14:textId="77777777" w:rsidR="00341D20" w:rsidRPr="00341D20" w:rsidRDefault="00341D20" w:rsidP="00341D20">
      <w:pPr>
        <w:pStyle w:val="p1"/>
        <w:numPr>
          <w:ilvl w:val="0"/>
          <w:numId w:val="12"/>
        </w:numPr>
        <w:rPr>
          <w:rFonts w:ascii="Helvetica" w:hAnsi="Helvetica"/>
          <w:sz w:val="18"/>
          <w:szCs w:val="18"/>
        </w:rPr>
      </w:pPr>
      <w:r w:rsidRPr="00341D20">
        <w:rPr>
          <w:rStyle w:val="s1"/>
          <w:rFonts w:ascii="Helvetica" w:eastAsiaTheme="majorEastAsia" w:hAnsi="Helvetica"/>
          <w:b/>
          <w:bCs/>
          <w:sz w:val="18"/>
          <w:szCs w:val="18"/>
        </w:rPr>
        <w:t>Give Resources</w:t>
      </w:r>
      <w:r w:rsidRPr="00341D20">
        <w:rPr>
          <w:rFonts w:ascii="Helvetica" w:hAnsi="Helvetica"/>
          <w:sz w:val="18"/>
          <w:szCs w:val="18"/>
        </w:rPr>
        <w:t xml:space="preserve"> – Donate essentials</w:t>
      </w:r>
    </w:p>
    <w:p w14:paraId="1ECBA106" w14:textId="77777777" w:rsidR="00341D20" w:rsidRPr="00341D20" w:rsidRDefault="00341D20" w:rsidP="00341D20">
      <w:pPr>
        <w:pStyle w:val="p1"/>
        <w:numPr>
          <w:ilvl w:val="0"/>
          <w:numId w:val="12"/>
        </w:numPr>
        <w:rPr>
          <w:rFonts w:ascii="Helvetica" w:hAnsi="Helvetica"/>
          <w:sz w:val="18"/>
          <w:szCs w:val="18"/>
        </w:rPr>
      </w:pPr>
      <w:r w:rsidRPr="00341D20">
        <w:rPr>
          <w:rStyle w:val="s1"/>
          <w:rFonts w:ascii="Helvetica" w:eastAsiaTheme="majorEastAsia" w:hAnsi="Helvetica"/>
          <w:b/>
          <w:bCs/>
          <w:sz w:val="18"/>
          <w:szCs w:val="18"/>
        </w:rPr>
        <w:t>Spread the Word</w:t>
      </w:r>
      <w:r w:rsidRPr="00341D20">
        <w:rPr>
          <w:rFonts w:ascii="Helvetica" w:hAnsi="Helvetica"/>
          <w:sz w:val="18"/>
          <w:szCs w:val="18"/>
        </w:rPr>
        <w:t xml:space="preserve"> – Be a voice for the cause</w:t>
      </w:r>
    </w:p>
    <w:p w14:paraId="04ED2A9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B7FA5EE">
          <v:rect id="_x0000_i1139" alt="" style="width:451.3pt;height:.05pt;mso-width-percent:0;mso-height-percent:0;mso-width-percent:0;mso-height-percent:0" o:hralign="center" o:hrstd="t" o:hr="t" fillcolor="#a0a0a0" stroked="f"/>
        </w:pict>
      </w:r>
    </w:p>
    <w:p w14:paraId="19879A4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Our People</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RKM Foundation is guided by committed individuals who bring experience, integrity, and heart to the work.</w:t>
      </w:r>
    </w:p>
    <w:p w14:paraId="023765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Board of Trustees</w:t>
      </w:r>
      <w:r w:rsidRPr="00341D20">
        <w:rPr>
          <w:rFonts w:ascii="Helvetica" w:eastAsia="Times New Roman" w:hAnsi="Helvetica" w:cs="Times New Roman"/>
          <w:kern w:val="0"/>
          <w:sz w:val="18"/>
          <w:szCs w:val="18"/>
          <w:lang w:eastAsia="en-GB"/>
          <w14:ligatures w14:val="none"/>
        </w:rPr>
        <w:br/>
        <w:t>Mr. Ramesh Mundhra I Mrs. Kusum Mundhra I Mr. Karan Mundhra</w:t>
      </w:r>
    </w:p>
    <w:p w14:paraId="224542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Core Management Team</w:t>
      </w:r>
      <w:r w:rsidRPr="00341D20">
        <w:rPr>
          <w:rFonts w:ascii="Helvetica" w:eastAsia="Times New Roman" w:hAnsi="Helvetica" w:cs="Times New Roman"/>
          <w:kern w:val="0"/>
          <w:sz w:val="18"/>
          <w:szCs w:val="18"/>
          <w:lang w:eastAsia="en-GB"/>
          <w14:ligatures w14:val="none"/>
        </w:rPr>
        <w:br/>
        <w:t>Mr. Arvind Sarda I Mrs. Rashmi Sarda I Mr. Sagar Shah I Mrs. Natasha Shah I Mrs. Brinda Palan</w:t>
      </w:r>
    </w:p>
    <w:p w14:paraId="56212E0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Lead Coordinators</w:t>
      </w:r>
      <w:r w:rsidRPr="00341D20">
        <w:rPr>
          <w:rFonts w:ascii="Helvetica" w:eastAsia="Times New Roman" w:hAnsi="Helvetica" w:cs="Times New Roman"/>
          <w:kern w:val="0"/>
          <w:sz w:val="18"/>
          <w:szCs w:val="18"/>
          <w:lang w:eastAsia="en-GB"/>
          <w14:ligatures w14:val="none"/>
        </w:rPr>
        <w:br/>
        <w:t>Mr. Aryan Sarda I Ms. Ahanaa Sarda</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b/>
          <w:bCs/>
          <w:color w:val="EE0000"/>
          <w:kern w:val="0"/>
          <w:sz w:val="18"/>
          <w:szCs w:val="18"/>
          <w:highlight w:val="yellow"/>
          <w:lang w:eastAsia="en-GB"/>
          <w14:ligatures w14:val="none"/>
        </w:rPr>
        <w:t>Pending – Media Bank + Write up</w:t>
      </w:r>
    </w:p>
    <w:p w14:paraId="51EEEAA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DD18D5B">
          <v:rect id="_x0000_i1138" alt="" style="width:451.3pt;height:.05pt;mso-width-percent:0;mso-height-percent:0;mso-width-percent:0;mso-height-percent:0" o:hralign="center" o:hrstd="t" o:hr="t" fillcolor="#a0a0a0" stroked="f"/>
        </w:pict>
      </w:r>
    </w:p>
    <w:p w14:paraId="55ACE009"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Join A Community That Cares</w:t>
      </w:r>
      <w:r w:rsidRPr="00341D20">
        <w:rPr>
          <w:rFonts w:ascii="Helvetica" w:eastAsia="Times New Roman" w:hAnsi="Helvetica" w:cs="Times New Roman"/>
          <w:b/>
          <w:bCs/>
          <w:kern w:val="0"/>
          <w:sz w:val="18"/>
          <w:szCs w:val="18"/>
          <w:lang w:eastAsia="en-GB"/>
          <w14:ligatures w14:val="none"/>
        </w:rPr>
        <w:br/>
      </w:r>
      <w:r w:rsidRPr="00341D20">
        <w:rPr>
          <w:rFonts w:ascii="Helvetica" w:hAnsi="Helvetica"/>
          <w:sz w:val="18"/>
          <w:szCs w:val="18"/>
        </w:rPr>
        <w:t>Your generosity is more than a donation—it’s a promise that no one is forgotten.</w:t>
      </w:r>
      <w:r w:rsidRPr="00341D20">
        <w:rPr>
          <w:rFonts w:ascii="Helvetica" w:hAnsi="Helvetica"/>
          <w:sz w:val="18"/>
          <w:szCs w:val="18"/>
        </w:rPr>
        <w:br/>
        <w:t>Through our 360° holistic approach, your care helps spark hope and transform lives.</w:t>
      </w:r>
      <w:r w:rsidRPr="00341D20">
        <w:rPr>
          <w:rFonts w:ascii="Helvetica" w:hAnsi="Helvetica"/>
          <w:sz w:val="18"/>
          <w:szCs w:val="18"/>
        </w:rPr>
        <w:br/>
        <w:t>Donate Now Button</w:t>
      </w:r>
    </w:p>
    <w:p w14:paraId="641B8B2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5D38ED8">
          <v:rect id="_x0000_i1137" alt="" style="width:451.3pt;height:.05pt;mso-width-percent:0;mso-height-percent:0;mso-width-percent:0;mso-height-percent:0" o:hralign="center" o:hrstd="t" o:hr="t" fillcolor="#a0a0a0" stroked="f"/>
        </w:pict>
      </w:r>
    </w:p>
    <w:p w14:paraId="0FB6B88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SEO (Invisible to Users)</w:t>
      </w:r>
      <w:r w:rsidRPr="00341D20">
        <w:rPr>
          <w:rFonts w:ascii="Helvetica" w:eastAsia="Times New Roman" w:hAnsi="Helvetica" w:cs="Times New Roman"/>
          <w:b/>
          <w:bCs/>
          <w:kern w:val="0"/>
          <w:sz w:val="18"/>
          <w:szCs w:val="18"/>
          <w:lang w:eastAsia="en-GB"/>
          <w14:ligatures w14:val="none"/>
        </w:rPr>
        <w:br/>
        <w:t>SEO Page Title</w:t>
      </w:r>
      <w:r w:rsidRPr="00341D20">
        <w:rPr>
          <w:rFonts w:ascii="Helvetica" w:eastAsia="Times New Roman" w:hAnsi="Helvetica" w:cs="Times New Roman"/>
          <w:b/>
          <w:bCs/>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t>About RKM Foundation | Uniting Hearts and Hopes Across India</w:t>
      </w:r>
    </w:p>
    <w:p w14:paraId="6FD2E1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Meta Description</w:t>
      </w:r>
      <w:r w:rsidRPr="00341D20">
        <w:rPr>
          <w:rFonts w:ascii="Helvetica" w:eastAsia="Times New Roman" w:hAnsi="Helvetica" w:cs="Times New Roman"/>
          <w:kern w:val="0"/>
          <w:sz w:val="18"/>
          <w:szCs w:val="18"/>
          <w:lang w:eastAsia="en-GB"/>
          <w14:ligatures w14:val="none"/>
        </w:rPr>
        <w:br/>
        <w:t>RKM Foundation is a registered charitable trust in India, connecting generosity to real needs across health, communities, the environment, and humanitarian causes. Donations are eligible for CSR and 80G tax benefits.</w:t>
      </w:r>
    </w:p>
    <w:p w14:paraId="081FC5A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Board of Trustees</w:t>
      </w:r>
      <w:r w:rsidRPr="00341D20">
        <w:rPr>
          <w:rFonts w:ascii="Helvetica" w:eastAsia="Times New Roman" w:hAnsi="Helvetica" w:cs="Times New Roman"/>
          <w:kern w:val="0"/>
          <w:sz w:val="18"/>
          <w:szCs w:val="18"/>
          <w:lang w:eastAsia="en-GB"/>
          <w14:ligatures w14:val="none"/>
        </w:rPr>
        <w:br/>
        <w:t>Mr. Ramesh Mundhra I Mrs. Kusum Mundhra I Mr. Karan Mundhra</w:t>
      </w:r>
    </w:p>
    <w:p w14:paraId="45EE7F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Core Management Team</w:t>
      </w:r>
      <w:r w:rsidRPr="00341D20">
        <w:rPr>
          <w:rFonts w:ascii="Helvetica" w:eastAsia="Times New Roman" w:hAnsi="Helvetica" w:cs="Times New Roman"/>
          <w:kern w:val="0"/>
          <w:sz w:val="18"/>
          <w:szCs w:val="18"/>
          <w:lang w:eastAsia="en-GB"/>
          <w14:ligatures w14:val="none"/>
        </w:rPr>
        <w:br/>
        <w:t xml:space="preserve">Mr. Arvind Sarda I Mrs. Rashmi Sarda I Mrs. Natassha Shah I </w:t>
      </w:r>
      <w:r w:rsidRPr="00341D20">
        <w:rPr>
          <w:rStyle w:val="Strong"/>
          <w:rFonts w:ascii="Helvetica" w:eastAsiaTheme="majorEastAsia" w:hAnsi="Helvetica"/>
          <w:sz w:val="18"/>
          <w:szCs w:val="18"/>
        </w:rPr>
        <w:t xml:space="preserve">Mr. </w:t>
      </w:r>
      <w:r w:rsidRPr="00341D20">
        <w:rPr>
          <w:rStyle w:val="Strong"/>
          <w:rFonts w:ascii="Helvetica" w:hAnsi="Helvetica"/>
          <w:sz w:val="18"/>
          <w:szCs w:val="18"/>
        </w:rPr>
        <w:t>Ankit Pallan</w:t>
      </w:r>
      <w:r w:rsidRPr="00341D20">
        <w:rPr>
          <w:rStyle w:val="Strong"/>
          <w:rFonts w:ascii="Helvetica" w:eastAsiaTheme="majorEastAsia" w:hAnsi="Helvetica"/>
          <w:sz w:val="18"/>
          <w:szCs w:val="18"/>
        </w:rPr>
        <w:t xml:space="preserve"> I</w:t>
      </w:r>
      <w:r w:rsidRPr="00341D20">
        <w:rPr>
          <w:rFonts w:ascii="Helvetica" w:eastAsia="Times New Roman" w:hAnsi="Helvetica" w:cs="Times New Roman"/>
          <w:kern w:val="0"/>
          <w:sz w:val="18"/>
          <w:szCs w:val="18"/>
          <w:lang w:eastAsia="en-GB"/>
          <w14:ligatures w14:val="none"/>
        </w:rPr>
        <w:t xml:space="preserve"> </w:t>
      </w:r>
      <w:r w:rsidRPr="00341D20">
        <w:rPr>
          <w:rStyle w:val="Strong"/>
          <w:rFonts w:ascii="Helvetica" w:eastAsiaTheme="majorEastAsia" w:hAnsi="Helvetica"/>
          <w:sz w:val="18"/>
          <w:szCs w:val="18"/>
        </w:rPr>
        <w:t xml:space="preserve">Mrs. </w:t>
      </w:r>
      <w:r w:rsidRPr="00341D20">
        <w:rPr>
          <w:rStyle w:val="Strong"/>
          <w:rFonts w:ascii="Helvetica" w:hAnsi="Helvetica"/>
          <w:sz w:val="18"/>
          <w:szCs w:val="18"/>
        </w:rPr>
        <w:t>Vyoma Vora</w:t>
      </w:r>
      <w:r w:rsidRPr="00341D20">
        <w:rPr>
          <w:rFonts w:ascii="Helvetica" w:eastAsia="Times New Roman" w:hAnsi="Helvetica" w:cs="Times New Roman"/>
          <w:kern w:val="0"/>
          <w:sz w:val="18"/>
          <w:szCs w:val="18"/>
          <w:lang w:eastAsia="en-GB"/>
          <w14:ligatures w14:val="none"/>
        </w:rPr>
        <w:t xml:space="preserve"> </w:t>
      </w:r>
      <w:r w:rsidRPr="00341D20">
        <w:rPr>
          <w:rStyle w:val="Strong"/>
          <w:rFonts w:ascii="Helvetica" w:eastAsiaTheme="majorEastAsia" w:hAnsi="Helvetica"/>
          <w:sz w:val="18"/>
          <w:szCs w:val="18"/>
        </w:rPr>
        <w:t>I</w:t>
      </w:r>
      <w:r w:rsidRPr="00341D20">
        <w:rPr>
          <w:rFonts w:ascii="Helvetica" w:eastAsia="Times New Roman" w:hAnsi="Helvetica" w:cs="Times New Roman"/>
          <w:kern w:val="0"/>
          <w:sz w:val="18"/>
          <w:szCs w:val="18"/>
          <w:lang w:eastAsia="en-GB"/>
          <w14:ligatures w14:val="none"/>
        </w:rPr>
        <w:t xml:space="preserve"> Mrs. Brinda Palan</w:t>
      </w:r>
    </w:p>
    <w:p w14:paraId="699C01D7" w14:textId="77777777" w:rsidR="00341D20" w:rsidRPr="00341D20" w:rsidRDefault="00341D20" w:rsidP="00341D20">
      <w:pPr>
        <w:pStyle w:val="my-2"/>
        <w:rPr>
          <w:rFonts w:ascii="Helvetica" w:hAnsi="Helvetica"/>
          <w:sz w:val="18"/>
          <w:szCs w:val="18"/>
        </w:rPr>
      </w:pPr>
      <w:r w:rsidRPr="00341D20">
        <w:rPr>
          <w:rFonts w:ascii="Helvetica" w:hAnsi="Helvetica"/>
          <w:b/>
          <w:bCs/>
          <w:sz w:val="18"/>
          <w:szCs w:val="18"/>
        </w:rPr>
        <w:t>Lead Coordinators</w:t>
      </w:r>
      <w:r w:rsidRPr="00341D20">
        <w:rPr>
          <w:rFonts w:ascii="Helvetica" w:hAnsi="Helvetica"/>
          <w:sz w:val="18"/>
          <w:szCs w:val="18"/>
        </w:rPr>
        <w:br/>
        <w:t>Mr. Aryan Sarda I Ms. Ahanaa Sarda</w:t>
      </w:r>
    </w:p>
    <w:p w14:paraId="20FF95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Mr. Ramesh Mundhra </w:t>
      </w:r>
      <w:r w:rsidRPr="00341D20">
        <w:rPr>
          <w:rStyle w:val="Strong"/>
          <w:rFonts w:ascii="Helvetica" w:eastAsiaTheme="majorEastAsia" w:hAnsi="Helvetica"/>
          <w:sz w:val="18"/>
          <w:szCs w:val="18"/>
        </w:rPr>
        <w:t>– NO IMAGE TO BE PUT</w:t>
      </w:r>
      <w:r w:rsidRPr="00341D20">
        <w:rPr>
          <w:rFonts w:ascii="Helvetica" w:eastAsia="Times New Roman" w:hAnsi="Helvetica" w:cs="Times New Roman"/>
          <w:kern w:val="0"/>
          <w:sz w:val="18"/>
          <w:szCs w:val="18"/>
          <w:lang w:eastAsia="en-GB"/>
          <w14:ligatures w14:val="none"/>
        </w:rPr>
        <w:br/>
        <w:t>Ramesh brings decades of entrepreneurial and business expertise to RKM Foundation. As a lifetime trustee, he provides strategic counsel on major operational decisions and champions the welfare initiatives that are central to the Foundation's mission of compassionate, sustainable change.</w:t>
      </w:r>
    </w:p>
    <w:p w14:paraId="081B48DC" w14:textId="77777777" w:rsidR="00341D20" w:rsidRPr="00341D20" w:rsidRDefault="00341D20" w:rsidP="00341D20">
      <w:pPr>
        <w:spacing w:before="100" w:beforeAutospacing="1" w:after="100" w:afterAutospacing="1" w:line="240" w:lineRule="auto"/>
        <w:rPr>
          <w:rStyle w:val="Strong"/>
          <w:rFonts w:ascii="Helvetica" w:eastAsia="Times New Roman" w:hAnsi="Helvetica" w:cs="Times New Roman"/>
          <w:b w:val="0"/>
          <w:bCs w:val="0"/>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 xml:space="preserve">Mrs. Kusum Mundhra </w:t>
      </w:r>
      <w:r w:rsidRPr="00341D20">
        <w:rPr>
          <w:rStyle w:val="Strong"/>
          <w:rFonts w:ascii="Helvetica" w:eastAsiaTheme="majorEastAsia" w:hAnsi="Helvetica"/>
          <w:sz w:val="18"/>
          <w:szCs w:val="18"/>
        </w:rPr>
        <w:t>– NO IMAGE TO BE PUT</w:t>
      </w:r>
      <w:r w:rsidRPr="00341D20">
        <w:rPr>
          <w:rFonts w:ascii="Helvetica" w:eastAsia="Times New Roman" w:hAnsi="Helvetica" w:cs="Times New Roman"/>
          <w:kern w:val="0"/>
          <w:sz w:val="18"/>
          <w:szCs w:val="18"/>
          <w:lang w:eastAsia="en-GB"/>
          <w14:ligatures w14:val="none"/>
        </w:rPr>
        <w:br/>
        <w:t>Kusum is a dedicated trustee with deep experience in community welfare, management, and grassroots engagement. Her commitment to health, education, and support for vulnerable groups anchors RKM Foundation's work in creating dignified, impactful solutions for those who need them most.</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b/>
          <w:bCs/>
          <w:kern w:val="0"/>
          <w:sz w:val="18"/>
          <w:szCs w:val="18"/>
          <w:lang w:eastAsia="en-GB"/>
          <w14:ligatures w14:val="none"/>
        </w:rPr>
        <w:t xml:space="preserve">Mr. Karan Mundhra </w:t>
      </w:r>
      <w:r w:rsidRPr="00341D20">
        <w:rPr>
          <w:rStyle w:val="Strong"/>
          <w:rFonts w:ascii="Helvetica" w:eastAsiaTheme="majorEastAsia" w:hAnsi="Helvetica"/>
          <w:sz w:val="18"/>
          <w:szCs w:val="18"/>
        </w:rPr>
        <w:t>– NO IMAGE TO BE PUT</w:t>
      </w:r>
      <w:r w:rsidRPr="00341D20">
        <w:rPr>
          <w:rFonts w:ascii="Helvetica" w:eastAsia="Times New Roman" w:hAnsi="Helvetica" w:cs="Times New Roman"/>
          <w:kern w:val="0"/>
          <w:sz w:val="18"/>
          <w:szCs w:val="18"/>
          <w:lang w:eastAsia="en-GB"/>
          <w14:ligatures w14:val="none"/>
        </w:rPr>
        <w:br/>
        <w:t xml:space="preserve">Karan is the founding trustee and President of RKM Foundation, bringing extensive experience in business </w:t>
      </w:r>
      <w:r w:rsidRPr="00341D20">
        <w:rPr>
          <w:rFonts w:ascii="Helvetica" w:eastAsia="Times New Roman" w:hAnsi="Helvetica" w:cs="Times New Roman"/>
          <w:kern w:val="0"/>
          <w:sz w:val="18"/>
          <w:szCs w:val="18"/>
          <w:lang w:eastAsia="en-GB"/>
          <w14:ligatures w14:val="none"/>
        </w:rPr>
        <w:lastRenderedPageBreak/>
        <w:t>strategy and social leadership to guide the organization's vision and growth. He oversees strategic direction, chairs trustee meetings, and ensures that every decision aligns with RKM's mission to create lasting, holistic impact across communities.</w:t>
      </w:r>
    </w:p>
    <w:p w14:paraId="19C6C277" w14:textId="77777777" w:rsidR="00341D20" w:rsidRPr="00341D20" w:rsidRDefault="00341D20" w:rsidP="00341D20">
      <w:pPr>
        <w:pStyle w:val="my-2"/>
        <w:rPr>
          <w:rFonts w:ascii="Helvetica" w:hAnsi="Helvetica"/>
          <w:sz w:val="18"/>
          <w:szCs w:val="18"/>
        </w:rPr>
      </w:pPr>
      <w:bookmarkStart w:id="0" w:name="OLE_LINK6"/>
      <w:r w:rsidRPr="00341D20">
        <w:rPr>
          <w:rStyle w:val="Strong"/>
          <w:rFonts w:ascii="Helvetica" w:eastAsiaTheme="majorEastAsia" w:hAnsi="Helvetica"/>
          <w:sz w:val="18"/>
          <w:szCs w:val="18"/>
        </w:rPr>
        <w:t>Mr. Arvind Sarda</w:t>
      </w:r>
      <w:r w:rsidRPr="00341D20">
        <w:rPr>
          <w:rFonts w:ascii="Helvetica" w:hAnsi="Helvetica"/>
          <w:sz w:val="18"/>
          <w:szCs w:val="18"/>
        </w:rPr>
        <w:br/>
        <w:t>Arvind brings extensive experience from India's financial services sector, having worked with leading wealth management and commodity exchange platforms. His strategic insights in governance and business development support RKM Foundation's mission to build sustainable impact across communities.</w:t>
      </w:r>
    </w:p>
    <w:p w14:paraId="791F1EF3" w14:textId="77777777" w:rsidR="00341D20" w:rsidRPr="00341D20" w:rsidRDefault="00341D20" w:rsidP="00341D20">
      <w:pPr>
        <w:pStyle w:val="my-2"/>
        <w:rPr>
          <w:rFonts w:ascii="Helvetica" w:hAnsi="Helvetica"/>
          <w:sz w:val="18"/>
          <w:szCs w:val="18"/>
        </w:rPr>
      </w:pPr>
      <w:bookmarkStart w:id="1" w:name="OLE_LINK7"/>
      <w:bookmarkEnd w:id="0"/>
      <w:r w:rsidRPr="00341D20">
        <w:rPr>
          <w:rStyle w:val="Strong"/>
          <w:rFonts w:ascii="Helvetica" w:eastAsiaTheme="majorEastAsia" w:hAnsi="Helvetica"/>
          <w:sz w:val="18"/>
          <w:szCs w:val="18"/>
        </w:rPr>
        <w:t>Mrs. Rashmi Sarda</w:t>
      </w:r>
      <w:r w:rsidRPr="00341D20">
        <w:rPr>
          <w:rFonts w:ascii="Helvetica" w:hAnsi="Helvetica"/>
          <w:sz w:val="18"/>
          <w:szCs w:val="18"/>
        </w:rPr>
        <w:br/>
        <w:t>Rashmi is Head of Brand Solutions at Times Internet, bringing over 15 years of leadership in business development, partnerships, and brand strategy across India's media, FMCG, and hospitality sectors. Her expertise in building insight-led client solutions and institutional partnerships strengthens RKM Foundation's outreach and engagement efforts.</w:t>
      </w:r>
      <w:bookmarkEnd w:id="1"/>
    </w:p>
    <w:p w14:paraId="39F35AAC" w14:textId="77777777" w:rsidR="00341D20" w:rsidRPr="00341D20" w:rsidRDefault="00341D20" w:rsidP="00341D20">
      <w:pPr>
        <w:pStyle w:val="my-2"/>
        <w:rPr>
          <w:rFonts w:ascii="Helvetica" w:hAnsi="Helvetica"/>
          <w:sz w:val="18"/>
          <w:szCs w:val="18"/>
        </w:rPr>
      </w:pPr>
      <w:bookmarkStart w:id="2" w:name="OLE_LINK9"/>
      <w:r w:rsidRPr="00341D20">
        <w:rPr>
          <w:rStyle w:val="Strong"/>
          <w:rFonts w:ascii="Helvetica" w:eastAsiaTheme="majorEastAsia" w:hAnsi="Helvetica"/>
          <w:sz w:val="18"/>
          <w:szCs w:val="18"/>
        </w:rPr>
        <w:t>Mrs. Natassha Shah</w:t>
      </w:r>
      <w:r w:rsidRPr="00341D20">
        <w:rPr>
          <w:rFonts w:ascii="Helvetica" w:hAnsi="Helvetica"/>
          <w:sz w:val="18"/>
          <w:szCs w:val="18"/>
        </w:rPr>
        <w:br/>
        <w:t>Natasha is the Founder of a luxury natural beauty brand she built from 2009, bringing over 15 years of expertise in retail brand building, product development, strategic planning, and operations. Her passion for natural wellness and proven track record in scaling consumer ventures adds valuable insight to RKM Foundation's community impact initiatives.</w:t>
      </w:r>
      <w:r w:rsidRPr="00341D20">
        <w:rPr>
          <w:rFonts w:ascii="Helvetica" w:hAnsi="Helvetica"/>
          <w:sz w:val="18"/>
          <w:szCs w:val="18"/>
        </w:rPr>
        <w:br/>
      </w:r>
      <w:r w:rsidRPr="00341D20">
        <w:rPr>
          <w:rFonts w:ascii="Helvetica" w:hAnsi="Helvetica"/>
          <w:sz w:val="18"/>
          <w:szCs w:val="18"/>
        </w:rPr>
        <w:br/>
      </w:r>
      <w:r w:rsidRPr="00341D20">
        <w:rPr>
          <w:rStyle w:val="Strong"/>
          <w:rFonts w:ascii="Helvetica" w:eastAsiaTheme="majorEastAsia" w:hAnsi="Helvetica"/>
          <w:sz w:val="18"/>
          <w:szCs w:val="18"/>
        </w:rPr>
        <w:t>Mr. Ankit Pallan – Donor Turn Core Team Member</w:t>
      </w:r>
      <w:r w:rsidRPr="00341D20">
        <w:rPr>
          <w:rFonts w:ascii="Helvetica" w:hAnsi="Helvetica"/>
          <w:sz w:val="18"/>
          <w:szCs w:val="18"/>
        </w:rPr>
        <w:br/>
        <w:t>Ankit began his journey with RKM Foundation as a donor, drawn to the organization's mission of creating holistic, sustainable impact. Inspired by the team's vision and transparent approach, he transitioned to the Core Management Team, where he now contributes strategic insight, operational support, and a donor's perspective to ensure every initiative resonates with compassion and accountability.</w:t>
      </w:r>
      <w:r w:rsidRPr="00341D20">
        <w:rPr>
          <w:rFonts w:ascii="Helvetica" w:hAnsi="Helvetica"/>
          <w:sz w:val="18"/>
          <w:szCs w:val="18"/>
        </w:rPr>
        <w:br/>
      </w:r>
      <w:r w:rsidRPr="00341D20">
        <w:rPr>
          <w:rFonts w:ascii="Helvetica" w:hAnsi="Helvetica"/>
          <w:sz w:val="18"/>
          <w:szCs w:val="18"/>
        </w:rPr>
        <w:br/>
      </w:r>
      <w:r w:rsidRPr="00341D20">
        <w:rPr>
          <w:rStyle w:val="Strong"/>
          <w:rFonts w:ascii="Helvetica" w:eastAsiaTheme="majorEastAsia" w:hAnsi="Helvetica"/>
          <w:sz w:val="18"/>
          <w:szCs w:val="18"/>
        </w:rPr>
        <w:t>Mrs. Vyoma Vora</w:t>
      </w:r>
      <w:r w:rsidRPr="00341D20">
        <w:rPr>
          <w:rFonts w:ascii="Helvetica" w:hAnsi="Helvetica"/>
          <w:sz w:val="18"/>
          <w:szCs w:val="18"/>
        </w:rPr>
        <w:br/>
        <w:t>Vyoma is a professional based in Mumbai with experience in import-export, purchasing, international trade, and project leadership. With her expertise in managing cross-border operations and strategic sourcing, she brings operational efficiency and global market insight to support RKM Foundation's vendor partnerships, resource procurement, and supply chain coordination.</w:t>
      </w:r>
    </w:p>
    <w:p w14:paraId="47EA3ED8" w14:textId="77777777" w:rsidR="00341D20" w:rsidRPr="00341D20" w:rsidRDefault="00341D20" w:rsidP="00341D20">
      <w:pPr>
        <w:pStyle w:val="my-2"/>
        <w:rPr>
          <w:rFonts w:ascii="Helvetica" w:hAnsi="Helvetica"/>
          <w:sz w:val="18"/>
          <w:szCs w:val="18"/>
        </w:rPr>
      </w:pPr>
      <w:bookmarkStart w:id="3" w:name="OLE_LINK10"/>
      <w:bookmarkEnd w:id="2"/>
      <w:r w:rsidRPr="00341D20">
        <w:rPr>
          <w:rStyle w:val="Strong"/>
          <w:rFonts w:ascii="Helvetica" w:eastAsiaTheme="majorEastAsia" w:hAnsi="Helvetica"/>
          <w:sz w:val="18"/>
          <w:szCs w:val="18"/>
        </w:rPr>
        <w:t>Mrs. Brinda Palan</w:t>
      </w:r>
      <w:r w:rsidRPr="00341D20">
        <w:rPr>
          <w:rFonts w:ascii="Helvetica" w:hAnsi="Helvetica"/>
          <w:sz w:val="18"/>
          <w:szCs w:val="18"/>
        </w:rPr>
        <w:br/>
        <w:t>Brinda is Principal Designer at Brinda Palan Design, bringing over 15 years of experience in luxury interior design, brand building, and space transformation across residential and commercial projects. With an MBA and a strong foundation in design innovation, her creative expertise and strategic mindset enhance RKM Foundation's visual communication and brand presence.</w:t>
      </w:r>
    </w:p>
    <w:p w14:paraId="0079AD74" w14:textId="77777777" w:rsidR="00341D20" w:rsidRPr="00341D20" w:rsidRDefault="00341D20" w:rsidP="00341D20">
      <w:pPr>
        <w:pStyle w:val="my-2"/>
        <w:rPr>
          <w:rFonts w:ascii="Helvetica" w:hAnsi="Helvetica"/>
          <w:sz w:val="18"/>
          <w:szCs w:val="18"/>
        </w:rPr>
      </w:pPr>
      <w:bookmarkStart w:id="4" w:name="OLE_LINK11"/>
      <w:bookmarkEnd w:id="3"/>
      <w:r w:rsidRPr="00341D20">
        <w:rPr>
          <w:rFonts w:ascii="Helvetica" w:hAnsi="Helvetica"/>
          <w:b/>
          <w:bCs/>
          <w:sz w:val="18"/>
          <w:szCs w:val="18"/>
        </w:rPr>
        <w:t xml:space="preserve">Mr. </w:t>
      </w:r>
      <w:r w:rsidRPr="00341D20">
        <w:rPr>
          <w:rStyle w:val="Strong"/>
          <w:rFonts w:ascii="Helvetica" w:eastAsiaTheme="majorEastAsia" w:hAnsi="Helvetica"/>
          <w:sz w:val="18"/>
          <w:szCs w:val="18"/>
        </w:rPr>
        <w:t>Aryan Sarda</w:t>
      </w:r>
      <w:r w:rsidRPr="00341D20">
        <w:rPr>
          <w:rFonts w:ascii="Helvetica" w:hAnsi="Helvetica"/>
          <w:sz w:val="18"/>
          <w:szCs w:val="18"/>
        </w:rPr>
        <w:br/>
        <w:t>Aryan is an Assistant Manager at 360 ONE, a leading wealth and asset management firm, where he advises institutional clients on emerging markets. A NYU Stern alumnus with experience at Goldman Sachs and certifications in securities regulation, Aryan brings financial acumen, analytical skills, and a passion for social impact to RKM Foundation's operations and strategic initiatives.</w:t>
      </w:r>
    </w:p>
    <w:bookmarkEnd w:id="4"/>
    <w:p w14:paraId="56FFEB78" w14:textId="77777777" w:rsidR="00341D20" w:rsidRPr="00341D20" w:rsidRDefault="00341D20" w:rsidP="00341D20">
      <w:pPr>
        <w:pStyle w:val="my-2"/>
        <w:rPr>
          <w:rFonts w:ascii="Helvetica" w:hAnsi="Helvetica"/>
          <w:sz w:val="18"/>
          <w:szCs w:val="18"/>
        </w:rPr>
      </w:pPr>
      <w:r w:rsidRPr="00341D20">
        <w:rPr>
          <w:rFonts w:ascii="Helvetica" w:hAnsi="Helvetica"/>
          <w:b/>
          <w:bCs/>
          <w:sz w:val="18"/>
          <w:szCs w:val="18"/>
        </w:rPr>
        <w:t xml:space="preserve">Ms. </w:t>
      </w:r>
      <w:r w:rsidRPr="00341D20">
        <w:rPr>
          <w:rStyle w:val="Strong"/>
          <w:rFonts w:ascii="Helvetica" w:eastAsiaTheme="majorEastAsia" w:hAnsi="Helvetica"/>
          <w:sz w:val="18"/>
          <w:szCs w:val="18"/>
        </w:rPr>
        <w:t>Ahanaa Sarda</w:t>
      </w:r>
      <w:r w:rsidRPr="00341D20">
        <w:rPr>
          <w:rFonts w:ascii="Helvetica" w:hAnsi="Helvetica"/>
          <w:sz w:val="18"/>
          <w:szCs w:val="18"/>
        </w:rPr>
        <w:br/>
        <w:t>Ahanaa is currently pursuing a Bachelor of Fine Arts in Graphic Design at Parsons School of Design - The New School. With a strong foundation in visual design, creative communication, and digital arts, she brings fresh creative perspectives and design expertise to support RKM Foundation's branding, outreach, and visual storytelling initiatives.</w:t>
      </w:r>
    </w:p>
    <w:p w14:paraId="32F93A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Yes, I can see and reuse the full story you shared earlier (Tobler, vet nights, your mother’s quiet giving, self</w:t>
      </w:r>
      <w:r w:rsidRPr="00341D20">
        <w:rPr>
          <w:rFonts w:ascii="Helvetica" w:eastAsia="Times New Roman" w:hAnsi="Helvetica" w:cs="Times New Roman"/>
          <w:kern w:val="0"/>
          <w:sz w:val="18"/>
          <w:szCs w:val="18"/>
          <w:lang w:eastAsia="en-GB"/>
          <w14:ligatures w14:val="none"/>
        </w:rPr>
        <w:noBreakHyphen/>
        <w:t>funded since 2014, now opening up to donors).About.docx+1</w:t>
      </w:r>
    </w:p>
    <w:p w14:paraId="1E4638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Here is a more polished, </w:t>
      </w:r>
      <w:r w:rsidRPr="00341D20">
        <w:rPr>
          <w:rFonts w:ascii="Helvetica" w:eastAsia="Times New Roman" w:hAnsi="Helvetica" w:cs="Times New Roman"/>
          <w:b/>
          <w:bCs/>
          <w:kern w:val="0"/>
          <w:sz w:val="18"/>
          <w:szCs w:val="18"/>
          <w:lang w:eastAsia="en-GB"/>
          <w14:ligatures w14:val="none"/>
        </w:rPr>
        <w:t>non</w:t>
      </w:r>
      <w:r w:rsidRPr="00341D20">
        <w:rPr>
          <w:rFonts w:ascii="Helvetica" w:eastAsia="Times New Roman" w:hAnsi="Helvetica" w:cs="Times New Roman"/>
          <w:b/>
          <w:bCs/>
          <w:kern w:val="0"/>
          <w:sz w:val="18"/>
          <w:szCs w:val="18"/>
          <w:lang w:eastAsia="en-GB"/>
          <w14:ligatures w14:val="none"/>
        </w:rPr>
        <w:noBreakHyphen/>
        <w:t>preachy, donor</w:t>
      </w:r>
      <w:r w:rsidRPr="00341D20">
        <w:rPr>
          <w:rFonts w:ascii="Helvetica" w:eastAsia="Times New Roman" w:hAnsi="Helvetica" w:cs="Times New Roman"/>
          <w:b/>
          <w:bCs/>
          <w:kern w:val="0"/>
          <w:sz w:val="18"/>
          <w:szCs w:val="18"/>
          <w:lang w:eastAsia="en-GB"/>
          <w14:ligatures w14:val="none"/>
        </w:rPr>
        <w:noBreakHyphen/>
        <w:t>lens rewrite</w:t>
      </w:r>
      <w:r w:rsidRPr="00341D20">
        <w:rPr>
          <w:rFonts w:ascii="Helvetica" w:eastAsia="Times New Roman" w:hAnsi="Helvetica" w:cs="Times New Roman"/>
          <w:kern w:val="0"/>
          <w:sz w:val="18"/>
          <w:szCs w:val="18"/>
          <w:lang w:eastAsia="en-GB"/>
          <w14:ligatures w14:val="none"/>
        </w:rPr>
        <w:t xml:space="preserve"> of your founder story, designed to be read as a blog or “Founder’s Letter”.</w:t>
      </w:r>
    </w:p>
    <w:p w14:paraId="0704F86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F8028A5">
          <v:rect id="_x0000_i1136" alt="" style="width:451.3pt;height:.05pt;mso-width-percent:0;mso-height-percent:0;mso-width-percent:0;mso-height-percent:0" o:hralign="center" o:hrstd="t" o:hr="t" fillcolor="#a0a0a0" stroked="f"/>
        </w:pict>
      </w:r>
    </w:p>
    <w:p w14:paraId="64B9A37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Unconditional Love: The Story Behind RKM Foundation</w:t>
      </w:r>
    </w:p>
    <w:p w14:paraId="40C0DA3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I didn’t learn unconditional love from a book.</w:t>
      </w:r>
      <w:r w:rsidRPr="00341D20">
        <w:rPr>
          <w:rFonts w:ascii="Helvetica" w:eastAsia="Times New Roman" w:hAnsi="Helvetica" w:cs="Times New Roman"/>
          <w:kern w:val="0"/>
          <w:sz w:val="18"/>
          <w:szCs w:val="18"/>
          <w:lang w:eastAsia="en-GB"/>
          <w14:ligatures w14:val="none"/>
        </w:rPr>
        <w:br/>
        <w:t xml:space="preserve">I learned it from a small pug named </w:t>
      </w:r>
      <w:r w:rsidRPr="00341D20">
        <w:rPr>
          <w:rFonts w:ascii="Helvetica" w:eastAsia="Times New Roman" w:hAnsi="Helvetica" w:cs="Times New Roman"/>
          <w:b/>
          <w:bCs/>
          <w:kern w:val="0"/>
          <w:sz w:val="18"/>
          <w:szCs w:val="18"/>
          <w:lang w:eastAsia="en-GB"/>
          <w14:ligatures w14:val="none"/>
        </w:rPr>
        <w:t>Tobler</w:t>
      </w:r>
      <w:r w:rsidRPr="00341D20">
        <w:rPr>
          <w:rFonts w:ascii="Helvetica" w:eastAsia="Times New Roman" w:hAnsi="Helvetica" w:cs="Times New Roman"/>
          <w:kern w:val="0"/>
          <w:sz w:val="18"/>
          <w:szCs w:val="18"/>
          <w:lang w:eastAsia="en-GB"/>
          <w14:ligatures w14:val="none"/>
        </w:rPr>
        <w:t>.</w:t>
      </w:r>
    </w:p>
    <w:p w14:paraId="4180E6A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 followed me everywhere – from office to car to home. He wasn’t “a pet”. He was family.</w:t>
      </w:r>
    </w:p>
    <w:p w14:paraId="091D20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few years ago, I had to travel to China. The first week, updates from home were fine. The second week, Tobler suddenly stopped eating. The vet tried everything. My family tried everything.</w:t>
      </w:r>
    </w:p>
    <w:p w14:paraId="3D6C49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Then we did a video call.</w:t>
      </w:r>
    </w:p>
    <w:p w14:paraId="7E5C75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 saw me on the screen… and he ate.</w:t>
      </w:r>
      <w:r w:rsidRPr="00341D20">
        <w:rPr>
          <w:rFonts w:ascii="Helvetica" w:eastAsia="Times New Roman" w:hAnsi="Helvetica" w:cs="Times New Roman"/>
          <w:kern w:val="0"/>
          <w:sz w:val="18"/>
          <w:szCs w:val="18"/>
          <w:lang w:eastAsia="en-GB"/>
          <w14:ligatures w14:val="none"/>
        </w:rPr>
        <w:br/>
        <w:t>When the call ended, he stopped again.</w:t>
      </w:r>
    </w:p>
    <w:p w14:paraId="3C04E0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 cut my trip short and flew back. The day I returned, he was himself.</w:t>
      </w:r>
    </w:p>
    <w:p w14:paraId="222387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That was the first time I truly understood what </w:t>
      </w:r>
      <w:r w:rsidRPr="00341D20">
        <w:rPr>
          <w:rFonts w:ascii="Helvetica" w:eastAsia="Times New Roman" w:hAnsi="Helvetica" w:cs="Times New Roman"/>
          <w:b/>
          <w:bCs/>
          <w:kern w:val="0"/>
          <w:sz w:val="18"/>
          <w:szCs w:val="18"/>
          <w:lang w:eastAsia="en-GB"/>
          <w14:ligatures w14:val="none"/>
        </w:rPr>
        <w:t>pure, unconditional love</w:t>
      </w:r>
      <w:r w:rsidRPr="00341D20">
        <w:rPr>
          <w:rFonts w:ascii="Helvetica" w:eastAsia="Times New Roman" w:hAnsi="Helvetica" w:cs="Times New Roman"/>
          <w:kern w:val="0"/>
          <w:sz w:val="18"/>
          <w:szCs w:val="18"/>
          <w:lang w:eastAsia="en-GB"/>
          <w14:ligatures w14:val="none"/>
        </w:rPr>
        <w:t xml:space="preserve"> looks like.</w:t>
      </w:r>
    </w:p>
    <w:p w14:paraId="4815E10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1D34447B">
          <v:rect id="_x0000_i1135" alt="" style="width:451.3pt;height:.05pt;mso-width-percent:0;mso-height-percent:0;mso-width-percent:0;mso-height-percent:0" o:hralign="center" o:hrstd="t" o:hr="t" fillcolor="#a0a0a0" stroked="f"/>
        </w:pict>
      </w:r>
    </w:p>
    <w:p w14:paraId="0A66D1B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Three Nights That Changed Everything</w:t>
      </w:r>
    </w:p>
    <w:p w14:paraId="258728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couple of years later, Tobler became very ill.</w:t>
      </w:r>
    </w:p>
    <w:p w14:paraId="4D23CF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three days and nights, we lived at the vet. We didn’t leave his side.</w:t>
      </w:r>
    </w:p>
    <w:p w14:paraId="71D299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 that waiting room, between fear and hope, we saw something we couldn’t unsee.</w:t>
      </w:r>
    </w:p>
    <w:p w14:paraId="376409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People brought in street dogs and community cats they barely “owned”.</w:t>
      </w:r>
      <w:r w:rsidRPr="00341D20">
        <w:rPr>
          <w:rFonts w:ascii="Helvetica" w:eastAsia="Times New Roman" w:hAnsi="Helvetica" w:cs="Times New Roman"/>
          <w:kern w:val="0"/>
          <w:sz w:val="18"/>
          <w:szCs w:val="18"/>
          <w:lang w:eastAsia="en-GB"/>
          <w14:ligatures w14:val="none"/>
        </w:rPr>
        <w:br/>
        <w:t xml:space="preserve">They wanted to help, but </w:t>
      </w:r>
      <w:r w:rsidRPr="00341D20">
        <w:rPr>
          <w:rFonts w:ascii="Helvetica" w:eastAsia="Times New Roman" w:hAnsi="Helvetica" w:cs="Times New Roman"/>
          <w:b/>
          <w:bCs/>
          <w:kern w:val="0"/>
          <w:sz w:val="18"/>
          <w:szCs w:val="18"/>
          <w:lang w:eastAsia="en-GB"/>
          <w14:ligatures w14:val="none"/>
        </w:rPr>
        <w:t>many simply didn’t have the money</w:t>
      </w:r>
      <w:r w:rsidRPr="00341D20">
        <w:rPr>
          <w:rFonts w:ascii="Helvetica" w:eastAsia="Times New Roman" w:hAnsi="Helvetica" w:cs="Times New Roman"/>
          <w:kern w:val="0"/>
          <w:sz w:val="18"/>
          <w:szCs w:val="18"/>
          <w:lang w:eastAsia="en-GB"/>
          <w14:ligatures w14:val="none"/>
        </w:rPr>
        <w:t>.</w:t>
      </w:r>
    </w:p>
    <w:p w14:paraId="13D6B2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One person brought their own dog regularly just so the vet could use his blood to save other dogs. Others begged for treatment for an injured stray they had just found on the road.</w:t>
      </w:r>
    </w:p>
    <w:p w14:paraId="2E9D5C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helped where we could – paying for a few treatments, talking to the vet – but it didn’t feel like enough.</w:t>
      </w:r>
    </w:p>
    <w:p w14:paraId="65E4AE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Those three nights with Tobler were the moment </w:t>
      </w:r>
      <w:r w:rsidRPr="00341D20">
        <w:rPr>
          <w:rFonts w:ascii="Helvetica" w:eastAsia="Times New Roman" w:hAnsi="Helvetica" w:cs="Times New Roman"/>
          <w:b/>
          <w:bCs/>
          <w:kern w:val="0"/>
          <w:sz w:val="18"/>
          <w:szCs w:val="18"/>
          <w:lang w:eastAsia="en-GB"/>
          <w14:ligatures w14:val="none"/>
        </w:rPr>
        <w:t>RKM Foundation really began</w:t>
      </w:r>
      <w:r w:rsidRPr="00341D20">
        <w:rPr>
          <w:rFonts w:ascii="Helvetica" w:eastAsia="Times New Roman" w:hAnsi="Helvetica" w:cs="Times New Roman"/>
          <w:kern w:val="0"/>
          <w:sz w:val="18"/>
          <w:szCs w:val="18"/>
          <w:lang w:eastAsia="en-GB"/>
          <w14:ligatures w14:val="none"/>
        </w:rPr>
        <w:t>, even though the paperwork would come later.</w:t>
      </w:r>
    </w:p>
    <w:p w14:paraId="1113445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F578816">
          <v:rect id="_x0000_i1134" alt="" style="width:451.3pt;height:.05pt;mso-width-percent:0;mso-height-percent:0;mso-width-percent:0;mso-height-percent:0" o:hralign="center" o:hrstd="t" o:hr="t" fillcolor="#a0a0a0" stroked="f"/>
        </w:pict>
      </w:r>
    </w:p>
    <w:p w14:paraId="2B30C0B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Letting Compassion Spill Over</w:t>
      </w:r>
    </w:p>
    <w:p w14:paraId="085D74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After that, it couldn’t just be “our dog” anymore.</w:t>
      </w:r>
    </w:p>
    <w:p w14:paraId="045424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started with the dogs in our own building.</w:t>
      </w:r>
      <w:r w:rsidRPr="00341D20">
        <w:rPr>
          <w:rFonts w:ascii="Helvetica" w:eastAsia="Times New Roman" w:hAnsi="Helvetica" w:cs="Times New Roman"/>
          <w:kern w:val="0"/>
          <w:sz w:val="18"/>
          <w:szCs w:val="18"/>
          <w:lang w:eastAsia="en-GB"/>
          <w14:ligatures w14:val="none"/>
        </w:rPr>
        <w:br/>
        <w:t>Then the cats.</w:t>
      </w:r>
      <w:r w:rsidRPr="00341D20">
        <w:rPr>
          <w:rFonts w:ascii="Helvetica" w:eastAsia="Times New Roman" w:hAnsi="Helvetica" w:cs="Times New Roman"/>
          <w:kern w:val="0"/>
          <w:sz w:val="18"/>
          <w:szCs w:val="18"/>
          <w:lang w:eastAsia="en-GB"/>
          <w14:ligatures w14:val="none"/>
        </w:rPr>
        <w:br/>
        <w:t>Then the community animals no one else claimed.</w:t>
      </w:r>
    </w:p>
    <w:p w14:paraId="2B125B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Feeding them became a routine. Vet visits for run</w:t>
      </w:r>
      <w:r w:rsidRPr="00341D20">
        <w:rPr>
          <w:rFonts w:ascii="Helvetica" w:eastAsia="Times New Roman" w:hAnsi="Helvetica" w:cs="Times New Roman"/>
          <w:kern w:val="0"/>
          <w:sz w:val="18"/>
          <w:szCs w:val="18"/>
          <w:lang w:eastAsia="en-GB"/>
          <w14:ligatures w14:val="none"/>
        </w:rPr>
        <w:noBreakHyphen/>
        <w:t xml:space="preserve">over, sick, or abandoned animals became normal. Slowly, our lives started to revolve around </w:t>
      </w:r>
      <w:r w:rsidRPr="00341D20">
        <w:rPr>
          <w:rFonts w:ascii="Helvetica" w:eastAsia="Times New Roman" w:hAnsi="Helvetica" w:cs="Times New Roman"/>
          <w:b/>
          <w:bCs/>
          <w:kern w:val="0"/>
          <w:sz w:val="18"/>
          <w:szCs w:val="18"/>
          <w:lang w:eastAsia="en-GB"/>
          <w14:ligatures w14:val="none"/>
        </w:rPr>
        <w:t>those who had no one else</w:t>
      </w:r>
      <w:r w:rsidRPr="00341D20">
        <w:rPr>
          <w:rFonts w:ascii="Helvetica" w:eastAsia="Times New Roman" w:hAnsi="Helvetica" w:cs="Times New Roman"/>
          <w:kern w:val="0"/>
          <w:sz w:val="18"/>
          <w:szCs w:val="18"/>
          <w:lang w:eastAsia="en-GB"/>
          <w14:ligatures w14:val="none"/>
        </w:rPr>
        <w:t>.</w:t>
      </w:r>
    </w:p>
    <w:p w14:paraId="7A54B1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But the truth is, we didn’t start this from zero.</w:t>
      </w:r>
    </w:p>
    <w:p w14:paraId="1E1FD7B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At home, my mother, </w:t>
      </w:r>
      <w:r w:rsidRPr="00341D20">
        <w:rPr>
          <w:rFonts w:ascii="Helvetica" w:eastAsia="Times New Roman" w:hAnsi="Helvetica" w:cs="Times New Roman"/>
          <w:b/>
          <w:bCs/>
          <w:kern w:val="0"/>
          <w:sz w:val="18"/>
          <w:szCs w:val="18"/>
          <w:lang w:eastAsia="en-GB"/>
          <w14:ligatures w14:val="none"/>
        </w:rPr>
        <w:t>Kusum Mundhra</w:t>
      </w:r>
      <w:r w:rsidRPr="00341D20">
        <w:rPr>
          <w:rFonts w:ascii="Helvetica" w:eastAsia="Times New Roman" w:hAnsi="Helvetica" w:cs="Times New Roman"/>
          <w:kern w:val="0"/>
          <w:sz w:val="18"/>
          <w:szCs w:val="18"/>
          <w:lang w:eastAsia="en-GB"/>
          <w14:ligatures w14:val="none"/>
        </w:rPr>
        <w:t>, had been living this way quietly for years. She feeds most of the building staff – watchmen, drivers, construction workers – often every single day.</w:t>
      </w:r>
    </w:p>
    <w:p w14:paraId="46A237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someone has a medical emergency, she steps in. When school fees are due, she finds a way.</w:t>
      </w:r>
    </w:p>
    <w:p w14:paraId="583FDA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We grew up seeing that </w:t>
      </w:r>
      <w:r w:rsidRPr="00341D20">
        <w:rPr>
          <w:rFonts w:ascii="Helvetica" w:eastAsia="Times New Roman" w:hAnsi="Helvetica" w:cs="Times New Roman"/>
          <w:b/>
          <w:bCs/>
          <w:kern w:val="0"/>
          <w:sz w:val="18"/>
          <w:szCs w:val="18"/>
          <w:lang w:eastAsia="en-GB"/>
          <w14:ligatures w14:val="none"/>
        </w:rPr>
        <w:t>helping isn’t an event. It’s a way of living.</w:t>
      </w:r>
    </w:p>
    <w:p w14:paraId="24A08A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In </w:t>
      </w:r>
      <w:r w:rsidRPr="00341D20">
        <w:rPr>
          <w:rFonts w:ascii="Helvetica" w:eastAsia="Times New Roman" w:hAnsi="Helvetica" w:cs="Times New Roman"/>
          <w:b/>
          <w:bCs/>
          <w:kern w:val="0"/>
          <w:sz w:val="18"/>
          <w:szCs w:val="18"/>
          <w:lang w:eastAsia="en-GB"/>
          <w14:ligatures w14:val="none"/>
        </w:rPr>
        <w:t>2014</w:t>
      </w:r>
      <w:r w:rsidRPr="00341D20">
        <w:rPr>
          <w:rFonts w:ascii="Helvetica" w:eastAsia="Times New Roman" w:hAnsi="Helvetica" w:cs="Times New Roman"/>
          <w:kern w:val="0"/>
          <w:sz w:val="18"/>
          <w:szCs w:val="18"/>
          <w:lang w:eastAsia="en-GB"/>
          <w14:ligatures w14:val="none"/>
        </w:rPr>
        <w:t>, RKM Foundation was registered as a trust. For a long time, it stayed that way:</w:t>
      </w:r>
    </w:p>
    <w:p w14:paraId="3DEFCCD0" w14:textId="77777777" w:rsidR="00341D20" w:rsidRPr="00341D20" w:rsidRDefault="00341D20" w:rsidP="00341D20">
      <w:pPr>
        <w:numPr>
          <w:ilvl w:val="0"/>
          <w:numId w:val="1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public campaigns.</w:t>
      </w:r>
    </w:p>
    <w:p w14:paraId="33912AFE" w14:textId="77777777" w:rsidR="00341D20" w:rsidRPr="00341D20" w:rsidRDefault="00341D20" w:rsidP="00341D20">
      <w:pPr>
        <w:numPr>
          <w:ilvl w:val="0"/>
          <w:numId w:val="1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 fundraising drives.</w:t>
      </w:r>
    </w:p>
    <w:p w14:paraId="632B2D89" w14:textId="77777777" w:rsidR="00341D20" w:rsidRPr="00341D20" w:rsidRDefault="00341D20" w:rsidP="00341D20">
      <w:pPr>
        <w:numPr>
          <w:ilvl w:val="0"/>
          <w:numId w:val="1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Just </w:t>
      </w:r>
      <w:r w:rsidRPr="00341D20">
        <w:rPr>
          <w:rFonts w:ascii="Helvetica" w:eastAsia="Times New Roman" w:hAnsi="Helvetica" w:cs="Times New Roman"/>
          <w:b/>
          <w:bCs/>
          <w:kern w:val="0"/>
          <w:sz w:val="18"/>
          <w:szCs w:val="18"/>
          <w:lang w:eastAsia="en-GB"/>
          <w14:ligatures w14:val="none"/>
        </w:rPr>
        <w:t>family, friends, and our own resources</w:t>
      </w:r>
      <w:r w:rsidRPr="00341D20">
        <w:rPr>
          <w:rFonts w:ascii="Helvetica" w:eastAsia="Times New Roman" w:hAnsi="Helvetica" w:cs="Times New Roman"/>
          <w:kern w:val="0"/>
          <w:sz w:val="18"/>
          <w:szCs w:val="18"/>
          <w:lang w:eastAsia="en-GB"/>
          <w14:ligatures w14:val="none"/>
        </w:rPr>
        <w:t xml:space="preserve"> keeping things going.</w:t>
      </w:r>
    </w:p>
    <w:p w14:paraId="0A7EC3C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It was small. Personal. Intimate. And it worked… until the need outgrew our kitchen</w:t>
      </w:r>
      <w:r w:rsidRPr="00341D20">
        <w:rPr>
          <w:rFonts w:ascii="Helvetica" w:eastAsia="Times New Roman" w:hAnsi="Helvetica" w:cs="Times New Roman"/>
          <w:kern w:val="0"/>
          <w:sz w:val="18"/>
          <w:szCs w:val="18"/>
          <w:lang w:eastAsia="en-GB"/>
          <w14:ligatures w14:val="none"/>
        </w:rPr>
        <w:noBreakHyphen/>
        <w:t>table scale.</w:t>
      </w:r>
    </w:p>
    <w:p w14:paraId="3C28749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E5D6030">
          <v:rect id="_x0000_i1133" alt="" style="width:451.3pt;height:.05pt;mso-width-percent:0;mso-height-percent:0;mso-width-percent:0;mso-height-percent:0" o:hralign="center" o:hrstd="t" o:hr="t" fillcolor="#a0a0a0" stroked="f"/>
        </w:pict>
      </w:r>
    </w:p>
    <w:p w14:paraId="770CB40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We’re Opening the Doors Now</w:t>
      </w:r>
    </w:p>
    <w:p w14:paraId="3D62F9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Over the years, the calls increased.</w:t>
      </w:r>
      <w:r w:rsidRPr="00341D20">
        <w:rPr>
          <w:rFonts w:ascii="Helvetica" w:eastAsia="Times New Roman" w:hAnsi="Helvetica" w:cs="Times New Roman"/>
          <w:kern w:val="0"/>
          <w:sz w:val="18"/>
          <w:szCs w:val="18"/>
          <w:lang w:eastAsia="en-GB"/>
          <w14:ligatures w14:val="none"/>
        </w:rPr>
        <w:br/>
        <w:t>More animals.</w:t>
      </w:r>
      <w:r w:rsidRPr="00341D20">
        <w:rPr>
          <w:rFonts w:ascii="Helvetica" w:eastAsia="Times New Roman" w:hAnsi="Helvetica" w:cs="Times New Roman"/>
          <w:kern w:val="0"/>
          <w:sz w:val="18"/>
          <w:szCs w:val="18"/>
          <w:lang w:eastAsia="en-GB"/>
          <w14:ligatures w14:val="none"/>
        </w:rPr>
        <w:br/>
        <w:t>More medical cases.</w:t>
      </w:r>
      <w:r w:rsidRPr="00341D20">
        <w:rPr>
          <w:rFonts w:ascii="Helvetica" w:eastAsia="Times New Roman" w:hAnsi="Helvetica" w:cs="Times New Roman"/>
          <w:kern w:val="0"/>
          <w:sz w:val="18"/>
          <w:szCs w:val="18"/>
          <w:lang w:eastAsia="en-GB"/>
          <w14:ligatures w14:val="none"/>
        </w:rPr>
        <w:br/>
        <w:t>More people falling through the gaps.</w:t>
      </w:r>
    </w:p>
    <w:p w14:paraId="19060F1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realised something simple but powerful:</w:t>
      </w:r>
    </w:p>
    <w:p w14:paraId="187D2A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Compassion doesn’t come with categories.</w:t>
      </w:r>
      <w:r w:rsidRPr="00341D20">
        <w:rPr>
          <w:rFonts w:ascii="Helvetica" w:eastAsia="Times New Roman" w:hAnsi="Helvetica" w:cs="Times New Roman"/>
          <w:b/>
          <w:bCs/>
          <w:kern w:val="0"/>
          <w:sz w:val="18"/>
          <w:szCs w:val="18"/>
          <w:lang w:eastAsia="en-GB"/>
          <w14:ligatures w14:val="none"/>
        </w:rPr>
        <w:br/>
        <w:t>Problems don’t arrive one at a time.</w:t>
      </w:r>
      <w:r w:rsidRPr="00341D20">
        <w:rPr>
          <w:rFonts w:ascii="Helvetica" w:eastAsia="Times New Roman" w:hAnsi="Helvetica" w:cs="Times New Roman"/>
          <w:b/>
          <w:bCs/>
          <w:kern w:val="0"/>
          <w:sz w:val="18"/>
          <w:szCs w:val="18"/>
          <w:lang w:eastAsia="en-GB"/>
          <w14:ligatures w14:val="none"/>
        </w:rPr>
        <w:br/>
        <w:t>So our help shouldn’t either.</w:t>
      </w:r>
    </w:p>
    <w:p w14:paraId="14C194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was never meant to be about just one dog, one shelter, or one kind of suffering.</w:t>
      </w:r>
    </w:p>
    <w:p w14:paraId="616408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That’s why, after years of quietly funding everything ourselves, we’re doing something new:</w:t>
      </w:r>
    </w:p>
    <w:p w14:paraId="55B343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We’re inviting you in.</w:t>
      </w:r>
    </w:p>
    <w:p w14:paraId="593F84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Not to build a big brand.</w:t>
      </w:r>
      <w:r w:rsidRPr="00341D20">
        <w:rPr>
          <w:rFonts w:ascii="Helvetica" w:eastAsia="Times New Roman" w:hAnsi="Helvetica" w:cs="Times New Roman"/>
          <w:kern w:val="0"/>
          <w:sz w:val="18"/>
          <w:szCs w:val="18"/>
          <w:lang w:eastAsia="en-GB"/>
          <w14:ligatures w14:val="none"/>
        </w:rPr>
        <w:br/>
        <w:t>Not to tick CSR boxes.</w:t>
      </w:r>
    </w:p>
    <w:p w14:paraId="74D853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But to take what started with Tobler and </w:t>
      </w:r>
      <w:r w:rsidRPr="00341D20">
        <w:rPr>
          <w:rFonts w:ascii="Helvetica" w:eastAsia="Times New Roman" w:hAnsi="Helvetica" w:cs="Times New Roman"/>
          <w:b/>
          <w:bCs/>
          <w:kern w:val="0"/>
          <w:sz w:val="18"/>
          <w:szCs w:val="18"/>
          <w:lang w:eastAsia="en-GB"/>
          <w14:ligatures w14:val="none"/>
        </w:rPr>
        <w:t>turn it into a movement of everyday, unconditional love</w:t>
      </w:r>
      <w:r w:rsidRPr="00341D20">
        <w:rPr>
          <w:rFonts w:ascii="Helvetica" w:eastAsia="Times New Roman" w:hAnsi="Helvetica" w:cs="Times New Roman"/>
          <w:kern w:val="0"/>
          <w:sz w:val="18"/>
          <w:szCs w:val="18"/>
          <w:lang w:eastAsia="en-GB"/>
          <w14:ligatures w14:val="none"/>
        </w:rPr>
        <w:t>.</w:t>
      </w:r>
    </w:p>
    <w:p w14:paraId="2A0AE09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B002334">
          <v:rect id="_x0000_i1132" alt="" style="width:451.3pt;height:.05pt;mso-width-percent:0;mso-height-percent:0;mso-width-percent:0;mso-height-percent:0" o:hralign="center" o:hrstd="t" o:hr="t" fillcolor="#a0a0a0" stroked="f"/>
        </w:pict>
      </w:r>
    </w:p>
    <w:p w14:paraId="7E57689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One Cause at a Time. All Year.</w:t>
      </w:r>
    </w:p>
    <w:p w14:paraId="7A54FB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world’s pain can feel overwhelming. We don’t want you to feel helpless.</w:t>
      </w:r>
      <w:r w:rsidRPr="00341D20">
        <w:rPr>
          <w:rFonts w:ascii="Helvetica" w:eastAsia="Times New Roman" w:hAnsi="Helvetica" w:cs="Times New Roman"/>
          <w:kern w:val="0"/>
          <w:sz w:val="18"/>
          <w:szCs w:val="18"/>
          <w:lang w:eastAsia="en-GB"/>
          <w14:ligatures w14:val="none"/>
        </w:rPr>
        <w:br/>
        <w:t>So we keep our approach simple and human:</w:t>
      </w:r>
    </w:p>
    <w:p w14:paraId="293D198D" w14:textId="77777777" w:rsidR="00341D20" w:rsidRPr="00341D20" w:rsidRDefault="00341D20" w:rsidP="00341D20">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We run and strengthen the animal shelter that started this journey.</w:t>
      </w:r>
    </w:p>
    <w:p w14:paraId="2809F131" w14:textId="77777777" w:rsidR="00341D20" w:rsidRPr="00341D20" w:rsidRDefault="00341D20" w:rsidP="00341D20">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Every month, we focus deeply on one cause under one of our seven pillars</w:t>
      </w:r>
      <w:r w:rsidRPr="00341D20">
        <w:rPr>
          <w:rFonts w:ascii="Helvetica" w:eastAsia="Times New Roman" w:hAnsi="Helvetica" w:cs="Times New Roman"/>
          <w:kern w:val="0"/>
          <w:sz w:val="18"/>
          <w:szCs w:val="18"/>
          <w:lang w:eastAsia="en-GB"/>
          <w14:ligatures w14:val="none"/>
        </w:rPr>
        <w:t xml:space="preserve"> – My Self, My People, My Animals, My Environment, My Religion, My Country, My World.</w:t>
      </w:r>
    </w:p>
    <w:p w14:paraId="2076BCC5" w14:textId="77777777" w:rsidR="00341D20" w:rsidRPr="00341D20" w:rsidRDefault="00341D20" w:rsidP="00341D20">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work with </w:t>
      </w:r>
      <w:r w:rsidRPr="00341D20">
        <w:rPr>
          <w:rFonts w:ascii="Helvetica" w:eastAsia="Times New Roman" w:hAnsi="Helvetica" w:cs="Times New Roman"/>
          <w:b/>
          <w:bCs/>
          <w:kern w:val="0"/>
          <w:sz w:val="18"/>
          <w:szCs w:val="18"/>
          <w:lang w:eastAsia="en-GB"/>
          <w14:ligatures w14:val="none"/>
        </w:rPr>
        <w:t>trusted grassroots partners</w:t>
      </w:r>
      <w:r w:rsidRPr="00341D20">
        <w:rPr>
          <w:rFonts w:ascii="Helvetica" w:eastAsia="Times New Roman" w:hAnsi="Helvetica" w:cs="Times New Roman"/>
          <w:kern w:val="0"/>
          <w:sz w:val="18"/>
          <w:szCs w:val="18"/>
          <w:lang w:eastAsia="en-GB"/>
          <w14:ligatures w14:val="none"/>
        </w:rPr>
        <w:t xml:space="preserve"> who are already doing good work, and we help them go further.</w:t>
      </w:r>
    </w:p>
    <w:p w14:paraId="06348E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We’re not chasing a big, shiny “X million lives impacted” number.</w:t>
      </w:r>
    </w:p>
    <w:p w14:paraId="294AF8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ask what success looks like, the honest answer is:</w:t>
      </w:r>
    </w:p>
    <w:p w14:paraId="3C273F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There will always be more to do.</w:t>
      </w:r>
      <w:r w:rsidRPr="00341D20">
        <w:rPr>
          <w:rFonts w:ascii="Helvetica" w:eastAsia="Times New Roman" w:hAnsi="Helvetica" w:cs="Times New Roman"/>
          <w:kern w:val="0"/>
          <w:sz w:val="18"/>
          <w:szCs w:val="18"/>
          <w:lang w:eastAsia="en-GB"/>
          <w14:ligatures w14:val="none"/>
        </w:rPr>
        <w:br/>
        <w:t>We will never feel “finished”.</w:t>
      </w:r>
    </w:p>
    <w:p w14:paraId="48C4E6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So our goal is simpler:</w:t>
      </w:r>
    </w:p>
    <w:p w14:paraId="44C65A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Make a real difference every day.</w:t>
      </w:r>
      <w:r w:rsidRPr="00341D20">
        <w:rPr>
          <w:rFonts w:ascii="Helvetica" w:eastAsia="Times New Roman" w:hAnsi="Helvetica" w:cs="Times New Roman"/>
          <w:b/>
          <w:bCs/>
          <w:kern w:val="0"/>
          <w:sz w:val="18"/>
          <w:szCs w:val="18"/>
          <w:lang w:eastAsia="en-GB"/>
          <w14:ligatures w14:val="none"/>
        </w:rPr>
        <w:br/>
        <w:t>Let the good compound quietly over time.</w:t>
      </w:r>
    </w:p>
    <w:p w14:paraId="087E226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3E71905E">
          <v:rect id="_x0000_i1131" alt="" style="width:451.3pt;height:.05pt;mso-width-percent:0;mso-height-percent:0;mso-width-percent:0;mso-height-percent:0" o:hralign="center" o:hrstd="t" o:hr="t" fillcolor="#a0a0a0" stroked="f"/>
        </w:pict>
      </w:r>
    </w:p>
    <w:p w14:paraId="69FA89C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Your Donation Really Supports</w:t>
      </w:r>
    </w:p>
    <w:p w14:paraId="4B8498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 donate, you’re not paying for a fancy office or big salaries.</w:t>
      </w:r>
    </w:p>
    <w:p w14:paraId="38DFD2D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Here’s how we’ve chosen to run RKM:</w:t>
      </w:r>
    </w:p>
    <w:p w14:paraId="7DA976F2" w14:textId="77777777" w:rsidR="00341D20" w:rsidRPr="00341D20" w:rsidRDefault="00341D20" w:rsidP="00341D20">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All core team members work pro bono.</w:t>
      </w:r>
    </w:p>
    <w:p w14:paraId="69451C1F" w14:textId="77777777" w:rsidR="00341D20" w:rsidRPr="00341D20" w:rsidRDefault="00341D20" w:rsidP="00341D20">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Office space is contributed by us.</w:t>
      </w:r>
    </w:p>
    <w:p w14:paraId="1B54B4FE" w14:textId="77777777" w:rsidR="00341D20" w:rsidRPr="00341D20" w:rsidRDefault="00341D20" w:rsidP="00341D20">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Website design, brand work, and social media support are donated.</w:t>
      </w:r>
    </w:p>
    <w:p w14:paraId="1BB0450C" w14:textId="77777777" w:rsidR="00341D20" w:rsidRPr="00341D20" w:rsidRDefault="00341D20" w:rsidP="00341D20">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donations go towards:</w:t>
      </w:r>
    </w:p>
    <w:p w14:paraId="5455AFDB" w14:textId="77777777" w:rsidR="00341D20" w:rsidRPr="00341D20" w:rsidRDefault="00341D20" w:rsidP="00341D20">
      <w:pPr>
        <w:numPr>
          <w:ilvl w:val="1"/>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Salaries for on</w:t>
      </w:r>
      <w:r w:rsidRPr="00341D20">
        <w:rPr>
          <w:rFonts w:ascii="Helvetica" w:eastAsia="Times New Roman" w:hAnsi="Helvetica" w:cs="Times New Roman"/>
          <w:b/>
          <w:bCs/>
          <w:kern w:val="0"/>
          <w:sz w:val="18"/>
          <w:szCs w:val="18"/>
          <w:lang w:eastAsia="en-GB"/>
          <w14:ligatures w14:val="none"/>
        </w:rPr>
        <w:noBreakHyphen/>
        <w:t>ground and project teams we hire so work is done properly</w:t>
      </w:r>
      <w:r w:rsidRPr="00341D20">
        <w:rPr>
          <w:rFonts w:ascii="Helvetica" w:eastAsia="Times New Roman" w:hAnsi="Helvetica" w:cs="Times New Roman"/>
          <w:kern w:val="0"/>
          <w:sz w:val="18"/>
          <w:szCs w:val="18"/>
          <w:lang w:eastAsia="en-GB"/>
          <w14:ligatures w14:val="none"/>
        </w:rPr>
        <w:t>, and</w:t>
      </w:r>
    </w:p>
    <w:p w14:paraId="76483DDF" w14:textId="77777777" w:rsidR="00341D20" w:rsidRPr="00341D20" w:rsidRDefault="00341D20" w:rsidP="00341D20">
      <w:pPr>
        <w:numPr>
          <w:ilvl w:val="1"/>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Direct and necessary indirect costs for the animals, people, and communities we serve</w:t>
      </w:r>
      <w:r w:rsidRPr="00341D20">
        <w:rPr>
          <w:rFonts w:ascii="Helvetica" w:eastAsia="Times New Roman" w:hAnsi="Helvetica" w:cs="Times New Roman"/>
          <w:kern w:val="0"/>
          <w:sz w:val="18"/>
          <w:szCs w:val="18"/>
          <w:lang w:eastAsia="en-GB"/>
          <w14:ligatures w14:val="none"/>
        </w:rPr>
        <w:t>.</w:t>
      </w:r>
    </w:p>
    <w:p w14:paraId="4C7A81A2" w14:textId="77777777" w:rsidR="00341D20" w:rsidRPr="00341D20" w:rsidRDefault="00341D20" w:rsidP="00341D20">
      <w:pPr>
        <w:numPr>
          <w:ilvl w:val="0"/>
          <w:numId w:val="1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are committing to </w:t>
      </w:r>
      <w:r w:rsidRPr="00341D20">
        <w:rPr>
          <w:rFonts w:ascii="Helvetica" w:eastAsia="Times New Roman" w:hAnsi="Helvetica" w:cs="Times New Roman"/>
          <w:b/>
          <w:bCs/>
          <w:kern w:val="0"/>
          <w:sz w:val="18"/>
          <w:szCs w:val="18"/>
          <w:lang w:eastAsia="en-GB"/>
          <w14:ligatures w14:val="none"/>
        </w:rPr>
        <w:t>capping our actual administrative + fundraising costs at a maximum of 10% of total donations</w:t>
      </w:r>
      <w:r w:rsidRPr="00341D20">
        <w:rPr>
          <w:rFonts w:ascii="Helvetica" w:eastAsia="Times New Roman" w:hAnsi="Helvetica" w:cs="Times New Roman"/>
          <w:kern w:val="0"/>
          <w:sz w:val="18"/>
          <w:szCs w:val="18"/>
          <w:lang w:eastAsia="en-GB"/>
          <w14:ligatures w14:val="none"/>
        </w:rPr>
        <w:t>, subject to audit and full transparency.</w:t>
      </w:r>
    </w:p>
    <w:p w14:paraId="12CBF3C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the last decade, we’ve carried RKM largely on our own shoulders.</w:t>
      </w:r>
      <w:r w:rsidRPr="00341D20">
        <w:rPr>
          <w:rFonts w:ascii="Helvetica" w:eastAsia="Times New Roman" w:hAnsi="Helvetica" w:cs="Times New Roman"/>
          <w:kern w:val="0"/>
          <w:sz w:val="18"/>
          <w:szCs w:val="18"/>
          <w:lang w:eastAsia="en-GB"/>
          <w14:ligatures w14:val="none"/>
        </w:rPr>
        <w:br/>
        <w:t xml:space="preserve">Now, to reach further, </w:t>
      </w:r>
      <w:r w:rsidRPr="00341D20">
        <w:rPr>
          <w:rFonts w:ascii="Helvetica" w:eastAsia="Times New Roman" w:hAnsi="Helvetica" w:cs="Times New Roman"/>
          <w:b/>
          <w:bCs/>
          <w:kern w:val="0"/>
          <w:sz w:val="18"/>
          <w:szCs w:val="18"/>
          <w:lang w:eastAsia="en-GB"/>
          <w14:ligatures w14:val="none"/>
        </w:rPr>
        <w:t>we need more shoulders</w:t>
      </w:r>
      <w:r w:rsidRPr="00341D20">
        <w:rPr>
          <w:rFonts w:ascii="Helvetica" w:eastAsia="Times New Roman" w:hAnsi="Helvetica" w:cs="Times New Roman"/>
          <w:kern w:val="0"/>
          <w:sz w:val="18"/>
          <w:szCs w:val="18"/>
          <w:lang w:eastAsia="en-GB"/>
          <w14:ligatures w14:val="none"/>
        </w:rPr>
        <w:t>.</w:t>
      </w:r>
    </w:p>
    <w:p w14:paraId="3554D20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35CB4FC">
          <v:rect id="_x0000_i1130" alt="" style="width:451.3pt;height:.05pt;mso-width-percent:0;mso-height-percent:0;mso-width-percent:0;mso-height-percent:0" o:hralign="center" o:hrstd="t" o:hr="t" fillcolor="#a0a0a0" stroked="f"/>
        </w:pict>
      </w:r>
    </w:p>
    <w:p w14:paraId="120AD048"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Why We Believe You Belong in This Story</w:t>
      </w:r>
    </w:p>
    <w:p w14:paraId="43E51D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Most likely, if you’re reading this, you are already blessed in many ways – with safety, stability, perhaps more than you strictly “need”.</w:t>
      </w:r>
    </w:p>
    <w:p w14:paraId="47A1967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don’t believe people give only because they can.</w:t>
      </w:r>
    </w:p>
    <w:p w14:paraId="1D174E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 believe people give because, deep down, they </w:t>
      </w:r>
      <w:r w:rsidRPr="00341D20">
        <w:rPr>
          <w:rFonts w:ascii="Helvetica" w:eastAsia="Times New Roman" w:hAnsi="Helvetica" w:cs="Times New Roman"/>
          <w:b/>
          <w:bCs/>
          <w:kern w:val="0"/>
          <w:sz w:val="18"/>
          <w:szCs w:val="18"/>
          <w:lang w:eastAsia="en-GB"/>
          <w14:ligatures w14:val="none"/>
        </w:rPr>
        <w:t>want their life to mean something to someone else</w:t>
      </w:r>
      <w:r w:rsidRPr="00341D20">
        <w:rPr>
          <w:rFonts w:ascii="Helvetica" w:eastAsia="Times New Roman" w:hAnsi="Helvetica" w:cs="Times New Roman"/>
          <w:kern w:val="0"/>
          <w:sz w:val="18"/>
          <w:szCs w:val="18"/>
          <w:lang w:eastAsia="en-GB"/>
          <w14:ligatures w14:val="none"/>
        </w:rPr>
        <w:t>.</w:t>
      </w:r>
    </w:p>
    <w:p w14:paraId="22208A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don’t have to quit your job or move to a village to do that.</w:t>
      </w:r>
      <w:r w:rsidRPr="00341D20">
        <w:rPr>
          <w:rFonts w:ascii="Helvetica" w:eastAsia="Times New Roman" w:hAnsi="Helvetica" w:cs="Times New Roman"/>
          <w:kern w:val="0"/>
          <w:sz w:val="18"/>
          <w:szCs w:val="18"/>
          <w:lang w:eastAsia="en-GB"/>
          <w14:ligatures w14:val="none"/>
        </w:rPr>
        <w:br/>
        <w:t>Sometimes, it’s as simple as saying:</w:t>
      </w:r>
    </w:p>
    <w:p w14:paraId="55607213" w14:textId="77777777" w:rsidR="00341D20" w:rsidRPr="00341D20" w:rsidRDefault="00341D20" w:rsidP="00341D20">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“I’ll cover food for one dog this month.”</w:t>
      </w:r>
    </w:p>
    <w:p w14:paraId="70052B6D" w14:textId="77777777" w:rsidR="00341D20" w:rsidRPr="00341D20" w:rsidRDefault="00341D20" w:rsidP="00341D20">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“I’ll support one child’s medical treatment.”</w:t>
      </w:r>
    </w:p>
    <w:p w14:paraId="115FDD5A" w14:textId="77777777" w:rsidR="00341D20" w:rsidRPr="00341D20" w:rsidRDefault="00341D20" w:rsidP="00341D20">
      <w:pPr>
        <w:numPr>
          <w:ilvl w:val="0"/>
          <w:numId w:val="1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“I’ll fund one small, meaningful thing consistently.”</w:t>
      </w:r>
    </w:p>
    <w:p w14:paraId="25BB76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And then letting that one thing grow.</w:t>
      </w:r>
    </w:p>
    <w:p w14:paraId="23C2A3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At RKM, we’re trying to </w:t>
      </w:r>
      <w:r w:rsidRPr="00341D20">
        <w:rPr>
          <w:rFonts w:ascii="Helvetica" w:eastAsia="Times New Roman" w:hAnsi="Helvetica" w:cs="Times New Roman"/>
          <w:b/>
          <w:bCs/>
          <w:kern w:val="0"/>
          <w:sz w:val="18"/>
          <w:szCs w:val="18"/>
          <w:lang w:eastAsia="en-GB"/>
          <w14:ligatures w14:val="none"/>
        </w:rPr>
        <w:t>bridge two sides of the same story</w:t>
      </w:r>
      <w:r w:rsidRPr="00341D20">
        <w:rPr>
          <w:rFonts w:ascii="Helvetica" w:eastAsia="Times New Roman" w:hAnsi="Helvetica" w:cs="Times New Roman"/>
          <w:kern w:val="0"/>
          <w:sz w:val="18"/>
          <w:szCs w:val="18"/>
          <w:lang w:eastAsia="en-GB"/>
          <w14:ligatures w14:val="none"/>
        </w:rPr>
        <w:t>:</w:t>
      </w:r>
    </w:p>
    <w:p w14:paraId="7CF61C22" w14:textId="77777777" w:rsidR="00341D20" w:rsidRPr="00341D20" w:rsidRDefault="00341D20" w:rsidP="00341D20">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On one side, </w:t>
      </w:r>
      <w:r w:rsidRPr="00341D20">
        <w:rPr>
          <w:rFonts w:ascii="Helvetica" w:eastAsia="Times New Roman" w:hAnsi="Helvetica" w:cs="Times New Roman"/>
          <w:b/>
          <w:bCs/>
          <w:kern w:val="0"/>
          <w:sz w:val="18"/>
          <w:szCs w:val="18"/>
          <w:lang w:eastAsia="en-GB"/>
          <w14:ligatures w14:val="none"/>
        </w:rPr>
        <w:t>your heart</w:t>
      </w:r>
      <w:r w:rsidRPr="00341D20">
        <w:rPr>
          <w:rFonts w:ascii="Helvetica" w:eastAsia="Times New Roman" w:hAnsi="Helvetica" w:cs="Times New Roman"/>
          <w:kern w:val="0"/>
          <w:sz w:val="18"/>
          <w:szCs w:val="18"/>
          <w:lang w:eastAsia="en-GB"/>
          <w14:ligatures w14:val="none"/>
        </w:rPr>
        <w:t xml:space="preserve"> – your generosity, your compassion, your wish to be your best self.</w:t>
      </w:r>
    </w:p>
    <w:p w14:paraId="08A25292" w14:textId="77777777" w:rsidR="00341D20" w:rsidRPr="00341D20" w:rsidRDefault="00341D20" w:rsidP="00341D20">
      <w:pPr>
        <w:numPr>
          <w:ilvl w:val="0"/>
          <w:numId w:val="1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On the other side, </w:t>
      </w:r>
      <w:r w:rsidRPr="00341D20">
        <w:rPr>
          <w:rFonts w:ascii="Helvetica" w:eastAsia="Times New Roman" w:hAnsi="Helvetica" w:cs="Times New Roman"/>
          <w:b/>
          <w:bCs/>
          <w:kern w:val="0"/>
          <w:sz w:val="18"/>
          <w:szCs w:val="18"/>
          <w:lang w:eastAsia="en-GB"/>
          <w14:ligatures w14:val="none"/>
        </w:rPr>
        <w:t>their hope</w:t>
      </w:r>
      <w:r w:rsidRPr="00341D20">
        <w:rPr>
          <w:rFonts w:ascii="Helvetica" w:eastAsia="Times New Roman" w:hAnsi="Helvetica" w:cs="Times New Roman"/>
          <w:kern w:val="0"/>
          <w:sz w:val="18"/>
          <w:szCs w:val="18"/>
          <w:lang w:eastAsia="en-GB"/>
          <w14:ligatures w14:val="none"/>
        </w:rPr>
        <w:t xml:space="preserve"> – the animals waiting at a vet, the family sitting outside a hospital, the worker stranded far from home.</w:t>
      </w:r>
    </w:p>
    <w:p w14:paraId="5646551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Our job is to </w:t>
      </w:r>
      <w:r w:rsidRPr="00341D20">
        <w:rPr>
          <w:rFonts w:ascii="Helvetica" w:eastAsia="Times New Roman" w:hAnsi="Helvetica" w:cs="Times New Roman"/>
          <w:b/>
          <w:bCs/>
          <w:kern w:val="0"/>
          <w:sz w:val="18"/>
          <w:szCs w:val="18"/>
          <w:lang w:eastAsia="en-GB"/>
          <w14:ligatures w14:val="none"/>
        </w:rPr>
        <w:t>connect the two honestly, humbly, and transparently.</w:t>
      </w:r>
    </w:p>
    <w:p w14:paraId="633A8FE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01B574CF">
          <v:rect id="_x0000_i1129" alt="" style="width:451.3pt;height:.05pt;mso-width-percent:0;mso-height-percent:0;mso-width-percent:0;mso-height-percent:0" o:hralign="center" o:hrstd="t" o:hr="t" fillcolor="#a0a0a0" stroked="f"/>
        </w:pict>
      </w:r>
    </w:p>
    <w:p w14:paraId="58B0184A"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What Keeps Us Going</w:t>
      </w:r>
    </w:p>
    <w:p w14:paraId="76A0BA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On difficult days, when the needs feel endless and our energy doesn’t, a few thoughts keep us grounded:</w:t>
      </w:r>
    </w:p>
    <w:p w14:paraId="0F2493F9" w14:textId="77777777" w:rsidR="00341D20" w:rsidRPr="00341D20" w:rsidRDefault="00341D20" w:rsidP="00341D20">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There is always someone more in need.</w:t>
      </w:r>
    </w:p>
    <w:p w14:paraId="094D7713" w14:textId="77777777" w:rsidR="00341D20" w:rsidRPr="00341D20" w:rsidRDefault="00341D20" w:rsidP="00341D20">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Anyone can help.</w:t>
      </w:r>
      <w:r w:rsidRPr="00341D20">
        <w:rPr>
          <w:rFonts w:ascii="Helvetica" w:eastAsia="Times New Roman" w:hAnsi="Helvetica" w:cs="Times New Roman"/>
          <w:kern w:val="0"/>
          <w:sz w:val="18"/>
          <w:szCs w:val="18"/>
          <w:lang w:eastAsia="en-GB"/>
          <w14:ligatures w14:val="none"/>
        </w:rPr>
        <w:t xml:space="preserve"> Sometimes all it takes is being present, listening, or holding space.</w:t>
      </w:r>
    </w:p>
    <w:p w14:paraId="7BDDCF8B" w14:textId="77777777" w:rsidR="00341D20" w:rsidRPr="00341D20" w:rsidRDefault="00341D20" w:rsidP="00341D20">
      <w:pPr>
        <w:numPr>
          <w:ilvl w:val="0"/>
          <w:numId w:val="1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Sometimes, </w:t>
      </w:r>
      <w:r w:rsidRPr="00341D20">
        <w:rPr>
          <w:rFonts w:ascii="Helvetica" w:eastAsia="Times New Roman" w:hAnsi="Helvetica" w:cs="Times New Roman"/>
          <w:b/>
          <w:bCs/>
          <w:kern w:val="0"/>
          <w:sz w:val="18"/>
          <w:szCs w:val="18"/>
          <w:lang w:eastAsia="en-GB"/>
          <w14:ligatures w14:val="none"/>
        </w:rPr>
        <w:t>just showing up</w:t>
      </w:r>
      <w:r w:rsidRPr="00341D20">
        <w:rPr>
          <w:rFonts w:ascii="Helvetica" w:eastAsia="Times New Roman" w:hAnsi="Helvetica" w:cs="Times New Roman"/>
          <w:kern w:val="0"/>
          <w:sz w:val="18"/>
          <w:szCs w:val="18"/>
          <w:lang w:eastAsia="en-GB"/>
          <w14:ligatures w14:val="none"/>
        </w:rPr>
        <w:t xml:space="preserve"> is the highest form of compassion – and it costs nothing.</w:t>
      </w:r>
    </w:p>
    <w:p w14:paraId="076FF7D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We’ve seen how </w:t>
      </w:r>
      <w:r w:rsidRPr="00341D20">
        <w:rPr>
          <w:rFonts w:ascii="Helvetica" w:eastAsia="Times New Roman" w:hAnsi="Helvetica" w:cs="Times New Roman"/>
          <w:b/>
          <w:bCs/>
          <w:kern w:val="0"/>
          <w:sz w:val="18"/>
          <w:szCs w:val="18"/>
          <w:lang w:eastAsia="en-GB"/>
          <w14:ligatures w14:val="none"/>
        </w:rPr>
        <w:t>one small change can ripple out</w:t>
      </w:r>
      <w:r w:rsidRPr="00341D20">
        <w:rPr>
          <w:rFonts w:ascii="Helvetica" w:eastAsia="Times New Roman" w:hAnsi="Helvetica" w:cs="Times New Roman"/>
          <w:kern w:val="0"/>
          <w:sz w:val="18"/>
          <w:szCs w:val="18"/>
          <w:lang w:eastAsia="en-GB"/>
          <w14:ligatures w14:val="none"/>
        </w:rPr>
        <w:t xml:space="preserve"> into a family, a building, a community.</w:t>
      </w:r>
    </w:p>
    <w:p w14:paraId="6D82CB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Hope itself gives us hope.</w:t>
      </w:r>
    </w:p>
    <w:p w14:paraId="4DB9EE7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2462550B">
          <v:rect id="_x0000_i1128" alt="" style="width:451.3pt;height:.05pt;mso-width-percent:0;mso-height-percent:0;mso-width-percent:0;mso-height-percent:0" o:hralign="center" o:hrstd="t" o:hr="t" fillcolor="#a0a0a0" stroked="f"/>
        </w:pict>
      </w:r>
    </w:p>
    <w:p w14:paraId="70FE38F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 Quiet Invitation</w:t>
      </w:r>
    </w:p>
    <w:p w14:paraId="63DD92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Tobler didn’t know he started a foundation.</w:t>
      </w:r>
      <w:r w:rsidRPr="00341D20">
        <w:rPr>
          <w:rFonts w:ascii="Helvetica" w:eastAsia="Times New Roman" w:hAnsi="Helvetica" w:cs="Times New Roman"/>
          <w:kern w:val="0"/>
          <w:sz w:val="18"/>
          <w:szCs w:val="18"/>
          <w:lang w:eastAsia="en-GB"/>
          <w14:ligatures w14:val="none"/>
        </w:rPr>
        <w:br/>
        <w:t>He just loved us, fully and without conditions.</w:t>
      </w:r>
    </w:p>
    <w:p w14:paraId="4655F8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We’re trying to pass that forward – to animals, to people, to anyone who needs a hand when life feels heavy.</w:t>
      </w:r>
    </w:p>
    <w:p w14:paraId="6B3B5AE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this story moves you even a little, </w:t>
      </w:r>
      <w:r w:rsidRPr="00341D20">
        <w:rPr>
          <w:rFonts w:ascii="Helvetica" w:eastAsia="Times New Roman" w:hAnsi="Helvetica" w:cs="Times New Roman"/>
          <w:b/>
          <w:bCs/>
          <w:kern w:val="0"/>
          <w:sz w:val="18"/>
          <w:szCs w:val="18"/>
          <w:lang w:eastAsia="en-GB"/>
          <w14:ligatures w14:val="none"/>
        </w:rPr>
        <w:t>we’d love for you to be part of it</w:t>
      </w:r>
      <w:r w:rsidRPr="00341D20">
        <w:rPr>
          <w:rFonts w:ascii="Helvetica" w:eastAsia="Times New Roman" w:hAnsi="Helvetica" w:cs="Times New Roman"/>
          <w:kern w:val="0"/>
          <w:sz w:val="18"/>
          <w:szCs w:val="18"/>
          <w:lang w:eastAsia="en-GB"/>
          <w14:ligatures w14:val="none"/>
        </w:rPr>
        <w:t>:</w:t>
      </w:r>
    </w:p>
    <w:p w14:paraId="5F1A988B" w14:textId="77777777" w:rsidR="00341D20" w:rsidRPr="00341D20" w:rsidRDefault="00341D20" w:rsidP="00341D20">
      <w:pPr>
        <w:numPr>
          <w:ilvl w:val="0"/>
          <w:numId w:val="1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w:t>
      </w:r>
      <w:r w:rsidRPr="00341D20">
        <w:rPr>
          <w:rFonts w:ascii="Helvetica" w:eastAsia="Times New Roman" w:hAnsi="Helvetica" w:cs="Times New Roman"/>
          <w:kern w:val="0"/>
          <w:sz w:val="18"/>
          <w:szCs w:val="18"/>
          <w:lang w:eastAsia="en-GB"/>
          <w14:ligatures w14:val="none"/>
        </w:rPr>
        <w:t>, if you can.</w:t>
      </w:r>
    </w:p>
    <w:p w14:paraId="1A5B03DC" w14:textId="77777777" w:rsidR="00341D20" w:rsidRPr="00341D20" w:rsidRDefault="00341D20" w:rsidP="00341D20">
      <w:pPr>
        <w:numPr>
          <w:ilvl w:val="0"/>
          <w:numId w:val="1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Start a fundraiser</w:t>
      </w:r>
      <w:r w:rsidRPr="00341D20">
        <w:rPr>
          <w:rFonts w:ascii="Helvetica" w:eastAsia="Times New Roman" w:hAnsi="Helvetica" w:cs="Times New Roman"/>
          <w:kern w:val="0"/>
          <w:sz w:val="18"/>
          <w:szCs w:val="18"/>
          <w:lang w:eastAsia="en-GB"/>
          <w14:ligatures w14:val="none"/>
        </w:rPr>
        <w:t xml:space="preserve"> with your friends or family.</w:t>
      </w:r>
    </w:p>
    <w:p w14:paraId="30AFCFF6" w14:textId="77777777" w:rsidR="00341D20" w:rsidRPr="00341D20" w:rsidRDefault="00341D20" w:rsidP="00341D20">
      <w:pPr>
        <w:numPr>
          <w:ilvl w:val="0"/>
          <w:numId w:val="1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Share our work</w:t>
      </w:r>
      <w:r w:rsidRPr="00341D20">
        <w:rPr>
          <w:rFonts w:ascii="Helvetica" w:eastAsia="Times New Roman" w:hAnsi="Helvetica" w:cs="Times New Roman"/>
          <w:kern w:val="0"/>
          <w:sz w:val="18"/>
          <w:szCs w:val="18"/>
          <w:lang w:eastAsia="en-GB"/>
          <w14:ligatures w14:val="none"/>
        </w:rPr>
        <w:t xml:space="preserve"> with someone who might care.</w:t>
      </w:r>
    </w:p>
    <w:p w14:paraId="63C9DD51" w14:textId="77777777" w:rsidR="00341D20" w:rsidRPr="00341D20" w:rsidRDefault="00341D20" w:rsidP="00341D20">
      <w:pPr>
        <w:numPr>
          <w:ilvl w:val="0"/>
          <w:numId w:val="1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Show up</w:t>
      </w:r>
      <w:r w:rsidRPr="00341D20">
        <w:rPr>
          <w:rFonts w:ascii="Helvetica" w:eastAsia="Times New Roman" w:hAnsi="Helvetica" w:cs="Times New Roman"/>
          <w:kern w:val="0"/>
          <w:sz w:val="18"/>
          <w:szCs w:val="18"/>
          <w:lang w:eastAsia="en-GB"/>
          <w14:ligatures w14:val="none"/>
        </w:rPr>
        <w:t xml:space="preserve"> in whatever way is possible for you.</w:t>
      </w:r>
    </w:p>
    <w:p w14:paraId="523C5B2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Every act of kindness – big or small – becomes part of this movement of </w:t>
      </w:r>
      <w:r w:rsidRPr="00341D20">
        <w:rPr>
          <w:rFonts w:ascii="Helvetica" w:eastAsia="Times New Roman" w:hAnsi="Helvetica" w:cs="Times New Roman"/>
          <w:b/>
          <w:bCs/>
          <w:kern w:val="0"/>
          <w:sz w:val="18"/>
          <w:szCs w:val="18"/>
          <w:lang w:eastAsia="en-GB"/>
          <w14:ligatures w14:val="none"/>
        </w:rPr>
        <w:t>unconditional love</w:t>
      </w:r>
      <w:r w:rsidRPr="00341D20">
        <w:rPr>
          <w:rFonts w:ascii="Helvetica" w:eastAsia="Times New Roman" w:hAnsi="Helvetica" w:cs="Times New Roman"/>
          <w:kern w:val="0"/>
          <w:sz w:val="18"/>
          <w:szCs w:val="18"/>
          <w:lang w:eastAsia="en-GB"/>
          <w14:ligatures w14:val="none"/>
        </w:rPr>
        <w:t>.</w:t>
      </w:r>
    </w:p>
    <w:p w14:paraId="70826C4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And that’s really all RKM Foundation is:</w:t>
      </w:r>
      <w:r w:rsidRPr="00341D20">
        <w:rPr>
          <w:rFonts w:ascii="Helvetica" w:eastAsia="Times New Roman" w:hAnsi="Helvetica" w:cs="Times New Roman"/>
          <w:kern w:val="0"/>
          <w:sz w:val="18"/>
          <w:szCs w:val="18"/>
          <w:lang w:eastAsia="en-GB"/>
          <w14:ligatures w14:val="none"/>
        </w:rPr>
        <w:br/>
        <w:t>A way to keep that love alive, together.</w:t>
      </w:r>
    </w:p>
    <w:p w14:paraId="568153C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sidRPr="00F11105">
        <w:rPr>
          <w:rFonts w:ascii="Helvetica" w:eastAsia="Times New Roman" w:hAnsi="Helvetica" w:cs="Times New Roman"/>
          <w:noProof/>
          <w:kern w:val="0"/>
          <w:sz w:val="18"/>
          <w:szCs w:val="18"/>
          <w:lang w:eastAsia="en-GB"/>
        </w:rPr>
        <w:pict w14:anchorId="61745EE7">
          <v:rect id="_x0000_i1127" alt="" style="width:451.3pt;height:.05pt;mso-width-percent:0;mso-height-percent:0;mso-width-percent:0;mso-height-percent:0" o:hralign="center" o:hrstd="t" o:hr="t" fillcolor="#a0a0a0" stroked="f"/>
        </w:pict>
      </w:r>
    </w:p>
    <w:p w14:paraId="3A77238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you want, I can now create a </w:t>
      </w:r>
      <w:r w:rsidRPr="00341D20">
        <w:rPr>
          <w:rFonts w:ascii="Helvetica" w:eastAsia="Times New Roman" w:hAnsi="Helvetica" w:cs="Times New Roman"/>
          <w:b/>
          <w:bCs/>
          <w:kern w:val="0"/>
          <w:sz w:val="18"/>
          <w:szCs w:val="18"/>
          <w:lang w:eastAsia="en-GB"/>
          <w14:ligatures w14:val="none"/>
        </w:rPr>
        <w:t>shorter “About the Founder” version</w:t>
      </w:r>
      <w:r w:rsidRPr="00341D20">
        <w:rPr>
          <w:rFonts w:ascii="Helvetica" w:eastAsia="Times New Roman" w:hAnsi="Helvetica" w:cs="Times New Roman"/>
          <w:kern w:val="0"/>
          <w:sz w:val="18"/>
          <w:szCs w:val="18"/>
          <w:lang w:eastAsia="en-GB"/>
          <w14:ligatures w14:val="none"/>
        </w:rPr>
        <w:t xml:space="preserve"> (3–4 paragraphs) for the About page, while this full version lives as a blog / story page.</w:t>
      </w:r>
    </w:p>
    <w:p w14:paraId="0799C02B" w14:textId="77777777" w:rsidR="00341D20" w:rsidRPr="00341D20" w:rsidRDefault="00341D20" w:rsidP="00341D20">
      <w:pPr>
        <w:spacing w:line="240" w:lineRule="auto"/>
        <w:rPr>
          <w:rFonts w:ascii="Helvetica" w:hAnsi="Helvetica"/>
          <w:sz w:val="18"/>
          <w:szCs w:val="18"/>
        </w:rPr>
      </w:pPr>
    </w:p>
    <w:p w14:paraId="306DDCDB" w14:textId="77777777" w:rsidR="00341D20" w:rsidRPr="00341D20" w:rsidRDefault="00341D20" w:rsidP="00341D20">
      <w:pPr>
        <w:pStyle w:val="my-2"/>
        <w:rPr>
          <w:rFonts w:ascii="Helvetica" w:hAnsi="Helvetica"/>
          <w:sz w:val="18"/>
          <w:szCs w:val="18"/>
        </w:rPr>
      </w:pPr>
    </w:p>
    <w:p w14:paraId="01BE8F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A66289" w14:textId="77777777" w:rsidR="00341D20" w:rsidRPr="00341D20" w:rsidRDefault="00341D20" w:rsidP="00341D20">
      <w:pPr>
        <w:spacing w:before="100" w:beforeAutospacing="1" w:after="100" w:afterAutospacing="1" w:line="240" w:lineRule="auto"/>
        <w:outlineLvl w:val="1"/>
        <w:rPr>
          <w:rFonts w:ascii="Helvetica" w:eastAsia="Times New Roman" w:hAnsi="Helvetica" w:cs="Calibri"/>
          <w:b/>
          <w:bCs/>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br/>
      </w:r>
      <w:r w:rsidRPr="00341D20">
        <w:rPr>
          <w:rFonts w:ascii="Helvetica" w:eastAsia="Times New Roman" w:hAnsi="Helvetica" w:cs="Calibri"/>
          <w:b/>
          <w:bCs/>
          <w:kern w:val="0"/>
          <w:sz w:val="18"/>
          <w:szCs w:val="18"/>
          <w:lang w:eastAsia="en-GB"/>
          <w14:ligatures w14:val="none"/>
        </w:rPr>
        <w:br/>
        <w:t>How Your Contribution Creates Impact</w:t>
      </w:r>
    </w:p>
    <w:p w14:paraId="381EC6CA"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When you place your trust in us, we follow a clear and transparent approach to ensure your contribution creates real, measurable change.</w:t>
      </w:r>
    </w:p>
    <w:p w14:paraId="0FBCF385" w14:textId="77777777" w:rsidR="00341D20" w:rsidRPr="00341D20" w:rsidRDefault="00F11105" w:rsidP="00341D20">
      <w:pPr>
        <w:spacing w:after="0" w:line="240" w:lineRule="auto"/>
        <w:rPr>
          <w:rFonts w:ascii="Helvetica" w:eastAsia="Times New Roman" w:hAnsi="Helvetica" w:cs="Calibri"/>
          <w:kern w:val="0"/>
          <w:sz w:val="18"/>
          <w:szCs w:val="18"/>
          <w:lang w:eastAsia="en-GB"/>
          <w14:ligatures w14:val="none"/>
        </w:rPr>
      </w:pPr>
      <w:r w:rsidRPr="00F11105">
        <w:rPr>
          <w:rFonts w:ascii="Helvetica" w:eastAsia="Times New Roman" w:hAnsi="Helvetica" w:cs="Calibri"/>
          <w:noProof/>
          <w:kern w:val="0"/>
          <w:sz w:val="18"/>
          <w:szCs w:val="18"/>
          <w:lang w:eastAsia="en-GB"/>
        </w:rPr>
        <w:pict w14:anchorId="0B2B17A3">
          <v:rect id="_x0000_i1126" alt="" style="width:451.3pt;height:.05pt;mso-width-percent:0;mso-height-percent:0;mso-width-percent:0;mso-height-percent:0" o:hralign="center" o:hrstd="t" o:hr="t" fillcolor="#a0a0a0" stroked="f"/>
        </w:pict>
      </w:r>
    </w:p>
    <w:p w14:paraId="5ED6F3BB" w14:textId="77777777" w:rsidR="00341D20" w:rsidRPr="00341D20" w:rsidRDefault="00341D20" w:rsidP="00341D20">
      <w:pPr>
        <w:spacing w:before="100" w:beforeAutospacing="1" w:after="100" w:afterAutospacing="1" w:line="240" w:lineRule="auto"/>
        <w:outlineLvl w:val="1"/>
        <w:rPr>
          <w:rFonts w:ascii="Helvetica" w:eastAsia="Times New Roman" w:hAnsi="Helvetica" w:cs="Calibri"/>
          <w:b/>
          <w:bCs/>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Our Approach to Impact</w:t>
      </w:r>
    </w:p>
    <w:p w14:paraId="77513289"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Focused Cause</w:t>
      </w:r>
    </w:p>
    <w:p w14:paraId="010C974D"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Each month, we focus on one clearly defined cause to maximise clarity, effort, and impact.</w:t>
      </w:r>
    </w:p>
    <w:p w14:paraId="5B151D3E"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Core Problem Identification</w:t>
      </w:r>
    </w:p>
    <w:p w14:paraId="540FBD2C"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lastRenderedPageBreak/>
        <w:t>We identify the root issue, understand its context, and define what truly needs to be addressed.</w:t>
      </w:r>
    </w:p>
    <w:p w14:paraId="7AD92AA1"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Solution Design</w:t>
      </w:r>
    </w:p>
    <w:p w14:paraId="78456709"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Thoughtful, sustainable, and long-term solutions are carefully researched and planned.</w:t>
      </w:r>
    </w:p>
    <w:p w14:paraId="198EAA8D"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Trusted Partners Vetted</w:t>
      </w:r>
    </w:p>
    <w:p w14:paraId="11319474"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We work with credible grassroots NGOs and on-ground teams best suited to deliver the solution.</w:t>
      </w:r>
    </w:p>
    <w:p w14:paraId="3618E694"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Resources United</w:t>
      </w:r>
    </w:p>
    <w:p w14:paraId="74529DB2"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Funds, volunteers, expertise, and materials are brought together to support the initiative holistically.</w:t>
      </w:r>
    </w:p>
    <w:p w14:paraId="20789F04"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On-Ground Implementation</w:t>
      </w:r>
    </w:p>
    <w:p w14:paraId="4E791EC4"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Plans are executed where help is needed most, ensuring real action on the ground.</w:t>
      </w:r>
    </w:p>
    <w:p w14:paraId="179E1587"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Transparent Reporting</w:t>
      </w:r>
    </w:p>
    <w:p w14:paraId="26ACAB18"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You receive clear &amp; live updates on progress, fund utilisation, and measurable outcomes.</w:t>
      </w:r>
    </w:p>
    <w:p w14:paraId="492C8365"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Learn, Improve &amp; Repeat</w:t>
      </w:r>
    </w:p>
    <w:p w14:paraId="4BB9A510"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kern w:val="0"/>
          <w:sz w:val="18"/>
          <w:szCs w:val="18"/>
          <w:lang w:eastAsia="en-GB"/>
          <w14:ligatures w14:val="none"/>
        </w:rPr>
        <w:t>We review results, refine our approach, and begin the next cycle stronger and smarter.</w:t>
      </w:r>
    </w:p>
    <w:p w14:paraId="2BFE3BD1" w14:textId="77777777" w:rsidR="00341D20" w:rsidRPr="00341D20" w:rsidRDefault="00F11105" w:rsidP="00341D20">
      <w:pPr>
        <w:spacing w:after="0" w:line="240" w:lineRule="auto"/>
        <w:rPr>
          <w:rFonts w:ascii="Helvetica" w:eastAsia="Times New Roman" w:hAnsi="Helvetica" w:cs="Calibri"/>
          <w:kern w:val="0"/>
          <w:sz w:val="18"/>
          <w:szCs w:val="18"/>
          <w:lang w:eastAsia="en-GB"/>
          <w14:ligatures w14:val="none"/>
        </w:rPr>
      </w:pPr>
      <w:r w:rsidRPr="00F11105">
        <w:rPr>
          <w:rFonts w:ascii="Helvetica" w:eastAsia="Times New Roman" w:hAnsi="Helvetica" w:cs="Calibri"/>
          <w:noProof/>
          <w:kern w:val="0"/>
          <w:sz w:val="18"/>
          <w:szCs w:val="18"/>
          <w:lang w:eastAsia="en-GB"/>
        </w:rPr>
        <w:pict w14:anchorId="4E2DECD5">
          <v:rect id="_x0000_i1125" alt="" style="width:451.3pt;height:.05pt;mso-width-percent:0;mso-height-percent:0;mso-width-percent:0;mso-height-percent:0" o:hralign="center" o:hrstd="t" o:hr="t" fillcolor="#a0a0a0" stroked="f"/>
        </w:pict>
      </w:r>
    </w:p>
    <w:p w14:paraId="53499512" w14:textId="77777777" w:rsidR="00341D20" w:rsidRPr="00341D20" w:rsidRDefault="00341D20" w:rsidP="00341D20">
      <w:pPr>
        <w:spacing w:before="100" w:beforeAutospacing="1" w:after="100" w:afterAutospacing="1" w:line="240" w:lineRule="auto"/>
        <w:outlineLvl w:val="2"/>
        <w:rPr>
          <w:rFonts w:ascii="Helvetica" w:eastAsia="Times New Roman" w:hAnsi="Helvetica" w:cs="Calibri"/>
          <w:b/>
          <w:bCs/>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Your Support Creates Lasting Change</w:t>
      </w:r>
    </w:p>
    <w:p w14:paraId="48E8ACB4" w14:textId="77777777" w:rsidR="00341D20" w:rsidRPr="00341D20" w:rsidRDefault="00341D20" w:rsidP="00341D20">
      <w:pPr>
        <w:spacing w:before="100" w:beforeAutospacing="1" w:after="100" w:afterAutospacing="1" w:line="240" w:lineRule="auto"/>
        <w:rPr>
          <w:rFonts w:ascii="Helvetica" w:eastAsia="Times New Roman" w:hAnsi="Helvetica" w:cs="Calibri"/>
          <w:kern w:val="0"/>
          <w:sz w:val="18"/>
          <w:szCs w:val="18"/>
          <w:lang w:eastAsia="en-GB"/>
          <w14:ligatures w14:val="none"/>
        </w:rPr>
      </w:pPr>
      <w:r w:rsidRPr="00341D20">
        <w:rPr>
          <w:rFonts w:ascii="Helvetica" w:eastAsia="Times New Roman" w:hAnsi="Helvetica" w:cs="Calibri"/>
          <w:b/>
          <w:bCs/>
          <w:kern w:val="0"/>
          <w:sz w:val="18"/>
          <w:szCs w:val="18"/>
          <w:lang w:eastAsia="en-GB"/>
          <w14:ligatures w14:val="none"/>
        </w:rPr>
        <w:t>[Donate Now]</w:t>
      </w:r>
    </w:p>
    <w:p w14:paraId="21365514" w14:textId="77777777" w:rsidR="00341D20" w:rsidRPr="00341D20" w:rsidRDefault="00F11105" w:rsidP="00341D20">
      <w:pPr>
        <w:spacing w:after="0" w:line="240" w:lineRule="auto"/>
        <w:rPr>
          <w:rFonts w:ascii="Helvetica" w:eastAsia="Times New Roman" w:hAnsi="Helvetica" w:cs="Calibri"/>
          <w:kern w:val="0"/>
          <w:sz w:val="18"/>
          <w:szCs w:val="18"/>
          <w:lang w:eastAsia="en-GB"/>
          <w14:ligatures w14:val="none"/>
        </w:rPr>
      </w:pPr>
      <w:r w:rsidRPr="00F11105">
        <w:rPr>
          <w:rFonts w:ascii="Helvetica" w:eastAsia="Times New Roman" w:hAnsi="Helvetica" w:cs="Calibri"/>
          <w:noProof/>
          <w:kern w:val="0"/>
          <w:sz w:val="18"/>
          <w:szCs w:val="18"/>
          <w:lang w:eastAsia="en-GB"/>
        </w:rPr>
        <w:pict w14:anchorId="2A29A69D">
          <v:rect id="_x0000_i1124" alt="" style="width:451.3pt;height:.05pt;mso-width-percent:0;mso-height-percent:0;mso-width-percent:0;mso-height-percent:0" o:hralign="center" o:hrstd="t" o:hr="t" fillcolor="#a0a0a0" stroked="f"/>
        </w:pict>
      </w:r>
    </w:p>
    <w:p w14:paraId="3C6A9205" w14:textId="77777777" w:rsidR="00341D20" w:rsidRPr="00341D20" w:rsidRDefault="00341D20" w:rsidP="00341D20">
      <w:pPr>
        <w:spacing w:line="240" w:lineRule="auto"/>
        <w:rPr>
          <w:rFonts w:ascii="Helvetica" w:hAnsi="Helvetica" w:cs="Calibri"/>
          <w:sz w:val="18"/>
          <w:szCs w:val="18"/>
        </w:rPr>
      </w:pPr>
    </w:p>
    <w:p w14:paraId="5F7094AB" w14:textId="77777777" w:rsidR="00341D20" w:rsidRPr="00341D20" w:rsidRDefault="00341D20" w:rsidP="00341D20">
      <w:pPr>
        <w:spacing w:after="0" w:line="240" w:lineRule="auto"/>
        <w:rPr>
          <w:rFonts w:ascii="Helvetica" w:eastAsia="Times New Roman" w:hAnsi="Helvetica" w:cs="Calibri"/>
          <w:kern w:val="0"/>
          <w:sz w:val="18"/>
          <w:szCs w:val="18"/>
          <w:lang w:eastAsia="en-GB"/>
          <w14:ligatures w14:val="none"/>
        </w:rPr>
      </w:pPr>
    </w:p>
    <w:p w14:paraId="71F4AF7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COMPLETE FOOTER &amp; NEWSLETTER</w:t>
      </w:r>
    </w:p>
    <w:p w14:paraId="52FCFD1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FINAL MASTER TECH IMPLEMENTATION BRIEF</w:t>
      </w:r>
    </w:p>
    <w:p w14:paraId="4E863B7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210043C">
          <v:rect id="_x0000_i1123" alt="" style="width:451.3pt;height:.05pt;mso-width-percent:0;mso-height-percent:0;mso-width-percent:0;mso-height-percent:0" o:hralign="center" o:hrstd="t" o:hr="t" fillcolor="#a0a0a0" stroked="f"/>
        </w:pict>
      </w:r>
    </w:p>
    <w:p w14:paraId="0EA505F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 1 — FOOTER STRUCTURE</w:t>
      </w:r>
    </w:p>
    <w:p w14:paraId="6BE2F9F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D5F95B4">
          <v:rect id="_x0000_i1122" alt="" style="width:451.3pt;height:.05pt;mso-width-percent:0;mso-height-percent:0;mso-width-percent:0;mso-height-percent:0" o:hralign="center" o:hrstd="t" o:hr="t" fillcolor="#a0a0a0" stroked="f"/>
        </w:pict>
      </w:r>
    </w:p>
    <w:p w14:paraId="7D9BA69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 FOOTER LAYOUT STRUCTURE</w:t>
      </w:r>
    </w:p>
    <w:p w14:paraId="575385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A35E0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Footer must contain </w:t>
      </w:r>
      <w:r w:rsidRPr="00341D20">
        <w:rPr>
          <w:rFonts w:ascii="Helvetica" w:eastAsia="Times New Roman" w:hAnsi="Helvetica" w:cs="Times New Roman"/>
          <w:b/>
          <w:bCs/>
          <w:kern w:val="0"/>
          <w:sz w:val="18"/>
          <w:szCs w:val="18"/>
          <w:lang w:eastAsia="en-GB"/>
          <w14:ligatures w14:val="none"/>
        </w:rPr>
        <w:t>seven vertical sections</w:t>
      </w:r>
      <w:r w:rsidRPr="00341D20">
        <w:rPr>
          <w:rFonts w:ascii="Helvetica" w:eastAsia="Times New Roman" w:hAnsi="Helvetica" w:cs="Times New Roman"/>
          <w:kern w:val="0"/>
          <w:sz w:val="18"/>
          <w:szCs w:val="18"/>
          <w:lang w:eastAsia="en-GB"/>
          <w14:ligatures w14:val="none"/>
        </w:rPr>
        <w:t xml:space="preserve"> in the following order.</w:t>
      </w:r>
    </w:p>
    <w:p w14:paraId="3FF2C6F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FC81FF0"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Desktop Order</w:t>
      </w:r>
    </w:p>
    <w:p w14:paraId="1B7E2018"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Subscribe to Hope (Newsletter)</w:t>
      </w:r>
    </w:p>
    <w:p w14:paraId="50A1ED65"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Organisation Identity + Social Media</w:t>
      </w:r>
    </w:p>
    <w:p w14:paraId="6F1D09C4"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Contact &amp; Location</w:t>
      </w:r>
    </w:p>
    <w:p w14:paraId="480C8862"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Downloads</w:t>
      </w:r>
    </w:p>
    <w:p w14:paraId="23D8EBE6"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Quick Links</w:t>
      </w:r>
    </w:p>
    <w:p w14:paraId="53DE974B"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Payment QR Section</w:t>
      </w:r>
    </w:p>
    <w:p w14:paraId="1D5EEFB1" w14:textId="77777777" w:rsidR="00341D20" w:rsidRPr="00341D20" w:rsidRDefault="00341D20" w:rsidP="00341D20">
      <w:pPr>
        <w:numPr>
          <w:ilvl w:val="0"/>
          <w:numId w:val="2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Copyright Row</w:t>
      </w:r>
    </w:p>
    <w:p w14:paraId="5E1E0B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1B7A1A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Mobile Layout</w:t>
      </w:r>
    </w:p>
    <w:p w14:paraId="3CC11F8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E3E0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Sections stack vertically</w:t>
      </w:r>
    </w:p>
    <w:p w14:paraId="5C35DE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Single column layout</w:t>
      </w:r>
    </w:p>
    <w:p w14:paraId="19A0877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Minimum </w:t>
      </w:r>
      <w:r w:rsidRPr="00341D20">
        <w:rPr>
          <w:rFonts w:ascii="Helvetica" w:eastAsia="Times New Roman" w:hAnsi="Helvetica" w:cs="Times New Roman"/>
          <w:b/>
          <w:bCs/>
          <w:kern w:val="0"/>
          <w:sz w:val="18"/>
          <w:szCs w:val="18"/>
          <w:lang w:eastAsia="en-GB"/>
          <w14:ligatures w14:val="none"/>
        </w:rPr>
        <w:t>24px spacing between sections</w:t>
      </w:r>
    </w:p>
    <w:p w14:paraId="3E7935A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46B8DB0">
          <v:rect id="_x0000_i1121" alt="" style="width:451.3pt;height:.05pt;mso-width-percent:0;mso-height-percent:0;mso-width-percent:0;mso-height-percent:0" o:hralign="center" o:hrstd="t" o:hr="t" fillcolor="#a0a0a0" stroked="f"/>
        </w:pict>
      </w:r>
    </w:p>
    <w:p w14:paraId="4B0CDAB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 SUBSCRIBE SECTION</w:t>
      </w:r>
    </w:p>
    <w:p w14:paraId="47300A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90457A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Heading</w:t>
      </w:r>
    </w:p>
    <w:p w14:paraId="56A3E86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Subscribe to Hope</w:t>
      </w:r>
    </w:p>
    <w:p w14:paraId="69169FF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Form Fields</w:t>
      </w:r>
    </w:p>
    <w:p w14:paraId="2404831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C256B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Email input (required)</w:t>
      </w:r>
    </w:p>
    <w:p w14:paraId="22A3D4F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Subscribe button</w:t>
      </w:r>
    </w:p>
    <w:p w14:paraId="022E83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D74585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Design Requirements</w:t>
      </w:r>
    </w:p>
    <w:p w14:paraId="036EE65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Reduce vertical spacing</w:t>
      </w:r>
    </w:p>
    <w:p w14:paraId="508780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Minimize padding</w:t>
      </w:r>
    </w:p>
    <w:p w14:paraId="7956DA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Compact line height</w:t>
      </w:r>
    </w:p>
    <w:p w14:paraId="13FE8384"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 Footer must remain visually tight and compact</w:t>
      </w:r>
      <w:r w:rsidRPr="00341D20">
        <w:rPr>
          <w:rFonts w:ascii="Helvetica" w:hAnsi="Helvetica"/>
          <w:sz w:val="18"/>
          <w:szCs w:val="18"/>
        </w:rPr>
        <w:br/>
      </w:r>
    </w:p>
    <w:p w14:paraId="26082B7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41F717A">
          <v:rect id="_x0000_i1120" alt="" style="width:451.3pt;height:.05pt;mso-width-percent:0;mso-height-percent:0;mso-width-percent:0;mso-height-percent:0" o:hralign="center" o:hrstd="t" o:hr="t" fillcolor="#a0a0a0" stroked="f"/>
        </w:pict>
      </w:r>
    </w:p>
    <w:p w14:paraId="2277EC7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3. ORGANISATION IDENTITY + SOCIAL MEDIA</w:t>
      </w:r>
    </w:p>
    <w:p w14:paraId="6DB662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Social media icons appear under the organisation identity.</w:t>
      </w:r>
    </w:p>
    <w:p w14:paraId="08F62B7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Social Media Platforms</w:t>
      </w:r>
    </w:p>
    <w:p w14:paraId="66EE99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Instagram</w:t>
      </w:r>
    </w:p>
    <w:p w14:paraId="6A8D17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LinkedIn</w:t>
      </w:r>
    </w:p>
    <w:p w14:paraId="41CEE89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Facebook</w:t>
      </w:r>
    </w:p>
    <w:p w14:paraId="39BD3E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1CFC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(Design team will confirm final icons)</w:t>
      </w:r>
    </w:p>
    <w:p w14:paraId="6EFF6B2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BF640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Technical Requirements</w:t>
      </w:r>
    </w:p>
    <w:p w14:paraId="646C5F4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C908D6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Icons must:</w:t>
      </w:r>
    </w:p>
    <w:p w14:paraId="408E458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target="_blank" rel="noopener noreferrer"</w:t>
      </w:r>
    </w:p>
    <w:p w14:paraId="2D0DDE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Icons must include accessibility labels:</w:t>
      </w:r>
    </w:p>
    <w:p w14:paraId="08227BC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aria-label="RKM Foundation Instagram"</w:t>
      </w:r>
    </w:p>
    <w:p w14:paraId="2DF2C74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aria-label="RKM Foundation LinkedIn"</w:t>
      </w:r>
    </w:p>
    <w:p w14:paraId="55D4982F"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aria-label="RKM Foundation Facebook"</w:t>
      </w:r>
    </w:p>
    <w:p w14:paraId="57DF1A4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Icon Requirements</w:t>
      </w:r>
    </w:p>
    <w:p w14:paraId="2500733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D5088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SVG format required</w:t>
      </w:r>
    </w:p>
    <w:p w14:paraId="358EA51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Optimised lightweight SVGs</w:t>
      </w:r>
    </w:p>
    <w:p w14:paraId="3C5F9DD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Accessible via keyboard</w:t>
      </w:r>
    </w:p>
    <w:p w14:paraId="3B366B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Visible hover and focus states</w:t>
      </w:r>
    </w:p>
    <w:p w14:paraId="31D6B5B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8FC19EB">
          <v:rect id="_x0000_i1119" alt="" style="width:451.3pt;height:.05pt;mso-width-percent:0;mso-height-percent:0;mso-width-percent:0;mso-height-percent:0" o:hralign="center" o:hrstd="t" o:hr="t" fillcolor="#a0a0a0" stroked="f"/>
        </w:pict>
      </w:r>
    </w:p>
    <w:p w14:paraId="15051E4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4. CONTACT &amp; LOCATION SECTION</w:t>
      </w:r>
    </w:p>
    <w:p w14:paraId="0067F8A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FBB6E4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Heading</w:t>
      </w:r>
    </w:p>
    <w:p w14:paraId="4483199A"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Contact Us</w:t>
      </w:r>
    </w:p>
    <w:p w14:paraId="7479EF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Heading style must match:</w:t>
      </w:r>
    </w:p>
    <w:p w14:paraId="04E40C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BAF69E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Quick Links</w:t>
      </w:r>
    </w:p>
    <w:p w14:paraId="537E7D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Downloads</w:t>
      </w:r>
    </w:p>
    <w:p w14:paraId="3696669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16F2FE3">
          <v:rect id="_x0000_i1118" alt="" style="width:451.3pt;height:.05pt;mso-width-percent:0;mso-height-percent:0;mso-width-percent:0;mso-height-percent:0" o:hralign="center" o:hrstd="t" o:hr="t" fillcolor="#a0a0a0" stroked="f"/>
        </w:pict>
      </w:r>
    </w:p>
    <w:p w14:paraId="42EAB73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Display Order</w:t>
      </w:r>
    </w:p>
    <w:p w14:paraId="4183F606" w14:textId="77777777" w:rsidR="00341D20" w:rsidRPr="00341D20" w:rsidRDefault="00341D20" w:rsidP="00341D20">
      <w:pPr>
        <w:numPr>
          <w:ilvl w:val="0"/>
          <w:numId w:val="2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Monday – Friday | 10:00 AM – 6:00 PM</w:t>
      </w:r>
    </w:p>
    <w:p w14:paraId="7E8228BB" w14:textId="77777777" w:rsidR="00341D20" w:rsidRPr="00341D20" w:rsidRDefault="00341D20" w:rsidP="00341D20">
      <w:pPr>
        <w:numPr>
          <w:ilvl w:val="0"/>
          <w:numId w:val="2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Phone: +91 99207 80005</w:t>
      </w:r>
    </w:p>
    <w:p w14:paraId="626184FE" w14:textId="77777777" w:rsidR="00341D20" w:rsidRPr="00341D20" w:rsidRDefault="00341D20" w:rsidP="00341D20">
      <w:pPr>
        <w:numPr>
          <w:ilvl w:val="0"/>
          <w:numId w:val="2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 info@rkm.support</w:t>
      </w:r>
    </w:p>
    <w:p w14:paraId="5237F63D" w14:textId="77777777" w:rsidR="00341D20" w:rsidRPr="00341D20" w:rsidRDefault="00341D20" w:rsidP="00341D20">
      <w:pPr>
        <w:numPr>
          <w:ilvl w:val="0"/>
          <w:numId w:val="2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Address: Full registered address</w:t>
      </w:r>
    </w:p>
    <w:p w14:paraId="47EE669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DC3A18C">
          <v:rect id="_x0000_i1117" alt="" style="width:451.3pt;height:.05pt;mso-width-percent:0;mso-height-percent:0;mso-width-percent:0;mso-height-percent:0" o:hralign="center" o:hrstd="t" o:hr="t" fillcolor="#a0a0a0" stroked="f"/>
        </w:pict>
      </w:r>
    </w:p>
    <w:p w14:paraId="1FE18B70"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Phone Implementation</w:t>
      </w:r>
    </w:p>
    <w:p w14:paraId="2AAF1B7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&lt;a href="tel:+919920780005" aria-label="Call RKM Foundation"&gt;</w:t>
      </w:r>
    </w:p>
    <w:p w14:paraId="1ABD343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+91 99207 80005</w:t>
      </w:r>
    </w:p>
    <w:p w14:paraId="678809B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&lt;/a&gt;</w:t>
      </w:r>
    </w:p>
    <w:p w14:paraId="68E9FAD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28391F0">
          <v:rect id="_x0000_i1116" alt="" style="width:451.3pt;height:.05pt;mso-width-percent:0;mso-height-percent:0;mso-width-percent:0;mso-height-percent:0" o:hralign="center" o:hrstd="t" o:hr="t" fillcolor="#a0a0a0" stroked="f"/>
        </w:pict>
      </w:r>
    </w:p>
    <w:p w14:paraId="7347DA0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Email Implementation</w:t>
      </w:r>
    </w:p>
    <w:p w14:paraId="2683F79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&lt;a href="mailto:info@rkm.support" aria-label="Email RKM Foundation"&gt;</w:t>
      </w:r>
    </w:p>
    <w:p w14:paraId="2FBD31FF"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info@rkm.support</w:t>
      </w:r>
    </w:p>
    <w:p w14:paraId="0833BF9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&lt;/a&gt;</w:t>
      </w:r>
    </w:p>
    <w:p w14:paraId="4449769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CC4BEAF">
          <v:rect id="_x0000_i1115" alt="" style="width:451.3pt;height:.05pt;mso-width-percent:0;mso-height-percent:0;mso-width-percent:0;mso-height-percent:0" o:hralign="center" o:hrstd="t" o:hr="t" fillcolor="#a0a0a0" stroked="f"/>
        </w:pict>
      </w:r>
    </w:p>
    <w:p w14:paraId="5157794A"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Address Behaviour</w:t>
      </w:r>
    </w:p>
    <w:p w14:paraId="23D4DE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85889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Address must link to Google Maps.</w:t>
      </w:r>
    </w:p>
    <w:p w14:paraId="378F4F48"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target="_blank" rel="noopener noreferrer"</w:t>
      </w:r>
    </w:p>
    <w:p w14:paraId="0FE14B8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C36FB80">
          <v:rect id="_x0000_i1114" alt="" style="width:451.3pt;height:.05pt;mso-width-percent:0;mso-height-percent:0;mso-width-percent:0;mso-height-percent:0" o:hralign="center" o:hrstd="t" o:hr="t" fillcolor="#a0a0a0" stroked="f"/>
        </w:pict>
      </w:r>
    </w:p>
    <w:p w14:paraId="511B7A1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Accessibility</w:t>
      </w:r>
    </w:p>
    <w:p w14:paraId="2627D4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1C378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All links keyboard accessible</w:t>
      </w:r>
    </w:p>
    <w:p w14:paraId="128C36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Proper focus states</w:t>
      </w:r>
    </w:p>
    <w:p w14:paraId="2810C66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Screen reader compatible</w:t>
      </w:r>
    </w:p>
    <w:p w14:paraId="2697DF8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58C09C8">
          <v:rect id="_x0000_i1113" alt="" style="width:451.3pt;height:.05pt;mso-width-percent:0;mso-height-percent:0;mso-width-percent:0;mso-height-percent:0" o:hralign="center" o:hrstd="t" o:hr="t" fillcolor="#a0a0a0" stroked="f"/>
        </w:pict>
      </w:r>
    </w:p>
    <w:p w14:paraId="2B66A81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5. DOWNLOADS SECTION</w:t>
      </w:r>
    </w:p>
    <w:p w14:paraId="1C4B4BB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A5027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Heading</w:t>
      </w:r>
    </w:p>
    <w:p w14:paraId="485BD47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Downloads</w:t>
      </w:r>
    </w:p>
    <w:p w14:paraId="05F389A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Documents</w:t>
      </w:r>
    </w:p>
    <w:p w14:paraId="6AF518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C616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80G Certificate</w:t>
      </w:r>
    </w:p>
    <w:p w14:paraId="65680F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12A Certificate</w:t>
      </w:r>
    </w:p>
    <w:p w14:paraId="64310F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Darpan Registration</w:t>
      </w:r>
    </w:p>
    <w:p w14:paraId="491BE2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Other certificates if added</w:t>
      </w:r>
    </w:p>
    <w:p w14:paraId="4DD12F9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8E0E93F">
          <v:rect id="_x0000_i1112" alt="" style="width:451.3pt;height:.05pt;mso-width-percent:0;mso-height-percent:0;mso-width-percent:0;mso-height-percent:0" o:hralign="center" o:hrstd="t" o:hr="t" fillcolor="#a0a0a0" stroked="f"/>
        </w:pict>
      </w:r>
    </w:p>
    <w:p w14:paraId="6D1AD70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Download Behaviour</w:t>
      </w:r>
    </w:p>
    <w:p w14:paraId="39B7B2A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4CC63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downloads must:</w:t>
      </w:r>
    </w:p>
    <w:p w14:paraId="375C41B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target="_blank" rel="noopener noreferrer"</w:t>
      </w:r>
    </w:p>
    <w:p w14:paraId="69528D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Rules:</w:t>
      </w:r>
    </w:p>
    <w:p w14:paraId="1F07AC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48086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Open in new tab</w:t>
      </w:r>
    </w:p>
    <w:p w14:paraId="51A3E8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PDF format only</w:t>
      </w:r>
    </w:p>
    <w:p w14:paraId="181A9A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Maximum file size: </w:t>
      </w:r>
      <w:r w:rsidRPr="00341D20">
        <w:rPr>
          <w:rFonts w:ascii="Helvetica" w:eastAsia="Times New Roman" w:hAnsi="Helvetica" w:cs="Times New Roman"/>
          <w:b/>
          <w:bCs/>
          <w:kern w:val="0"/>
          <w:sz w:val="18"/>
          <w:szCs w:val="18"/>
          <w:lang w:eastAsia="en-GB"/>
          <w14:ligatures w14:val="none"/>
        </w:rPr>
        <w:t>10MB</w:t>
      </w:r>
    </w:p>
    <w:p w14:paraId="4F9CE58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CB9F9D1">
          <v:rect id="_x0000_i1111" alt="" style="width:451.3pt;height:.05pt;mso-width-percent:0;mso-height-percent:0;mso-width-percent:0;mso-height-percent:0" o:hralign="center" o:hrstd="t" o:hr="t" fillcolor="#a0a0a0" stroked="f"/>
        </w:pict>
      </w:r>
    </w:p>
    <w:p w14:paraId="511EB9D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Document Naming Convention</w:t>
      </w:r>
    </w:p>
    <w:p w14:paraId="22CD789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RKM_Foundation_80G_Certificate.pdf</w:t>
      </w:r>
    </w:p>
    <w:p w14:paraId="3F97941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RKM_Foundation_12A_Certificate.pdf</w:t>
      </w:r>
    </w:p>
    <w:p w14:paraId="351822E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RKM_Foundation_Darpan_Registration.pdf</w:t>
      </w:r>
    </w:p>
    <w:p w14:paraId="79FF996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Files must not auto-rename.</w:t>
      </w:r>
    </w:p>
    <w:p w14:paraId="5DAD326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939115C">
          <v:rect id="_x0000_i1110" alt="" style="width:451.3pt;height:.05pt;mso-width-percent:0;mso-height-percent:0;mso-width-percent:0;mso-height-percent:0" o:hralign="center" o:hrstd="t" o:hr="t" fillcolor="#a0a0a0" stroked="f"/>
        </w:pict>
      </w:r>
    </w:p>
    <w:p w14:paraId="58736A6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6. QUICK LINKS</w:t>
      </w:r>
    </w:p>
    <w:p w14:paraId="5EC64BE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85AF69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Heading</w:t>
      </w:r>
    </w:p>
    <w:p w14:paraId="54B313F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Quick Links</w:t>
      </w:r>
    </w:p>
    <w:p w14:paraId="7511B009"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Link Order (Final)</w:t>
      </w:r>
    </w:p>
    <w:p w14:paraId="429B4A25" w14:textId="77777777" w:rsidR="00341D20" w:rsidRPr="00341D20" w:rsidRDefault="00341D20" w:rsidP="00341D20">
      <w:pPr>
        <w:numPr>
          <w:ilvl w:val="0"/>
          <w:numId w:val="2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FAQs</w:t>
      </w:r>
    </w:p>
    <w:p w14:paraId="5A785777" w14:textId="77777777" w:rsidR="00341D20" w:rsidRPr="00341D20" w:rsidRDefault="00341D20" w:rsidP="00341D20">
      <w:pPr>
        <w:numPr>
          <w:ilvl w:val="0"/>
          <w:numId w:val="2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Legal &amp; Governance</w:t>
      </w:r>
    </w:p>
    <w:p w14:paraId="55C04AE5" w14:textId="77777777" w:rsidR="00341D20" w:rsidRPr="00341D20" w:rsidRDefault="00341D20" w:rsidP="00341D20">
      <w:pPr>
        <w:numPr>
          <w:ilvl w:val="0"/>
          <w:numId w:val="2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Partner With Us</w:t>
      </w:r>
    </w:p>
    <w:p w14:paraId="4D0604CA" w14:textId="77777777" w:rsidR="00341D20" w:rsidRPr="00341D20" w:rsidRDefault="00341D20" w:rsidP="00341D20">
      <w:pPr>
        <w:numPr>
          <w:ilvl w:val="0"/>
          <w:numId w:val="2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Careers</w:t>
      </w:r>
    </w:p>
    <w:p w14:paraId="7AF28BC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3E490BFC">
          <v:rect id="_x0000_i1109" alt="" style="width:451.3pt;height:.05pt;mso-width-percent:0;mso-height-percent:0;mso-width-percent:0;mso-height-percent:0" o:hralign="center" o:hrstd="t" o:hr="t" fillcolor="#a0a0a0" stroked="f"/>
        </w:pict>
      </w:r>
    </w:p>
    <w:p w14:paraId="45EA302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Behaviour</w:t>
      </w:r>
    </w:p>
    <w:p w14:paraId="4447468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D697F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Standard internal links</w:t>
      </w:r>
    </w:p>
    <w:p w14:paraId="534D8F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Hover states required</w:t>
      </w:r>
    </w:p>
    <w:p w14:paraId="618A8D5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Accessible via keyboard</w:t>
      </w:r>
    </w:p>
    <w:p w14:paraId="1B5C20C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067EFDF">
          <v:rect id="_x0000_i1108" alt="" style="width:451.3pt;height:.05pt;mso-width-percent:0;mso-height-percent:0;mso-width-percent:0;mso-height-percent:0" o:hralign="center" o:hrstd="t" o:hr="t" fillcolor="#a0a0a0" stroked="f"/>
        </w:pict>
      </w:r>
    </w:p>
    <w:p w14:paraId="3861A57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7. PAYMENT QR CODE SECTION</w:t>
      </w:r>
    </w:p>
    <w:p w14:paraId="1516A5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0DD80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Position:</w:t>
      </w:r>
    </w:p>
    <w:p w14:paraId="6CA085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5271FC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Extreme right of footer (desktop)</w:t>
      </w:r>
    </w:p>
    <w:p w14:paraId="28FC28A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9989E56">
          <v:rect id="_x0000_i1107" alt="" style="width:451.3pt;height:.05pt;mso-width-percent:0;mso-height-percent:0;mso-width-percent:0;mso-height-percent:0" o:hralign="center" o:hrstd="t" o:hr="t" fillcolor="#a0a0a0" stroked="f"/>
        </w:pict>
      </w:r>
    </w:p>
    <w:p w14:paraId="6CAF9FE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Elements</w:t>
      </w:r>
    </w:p>
    <w:p w14:paraId="28970F1B" w14:textId="77777777" w:rsidR="00341D20" w:rsidRPr="00341D20" w:rsidRDefault="00341D20" w:rsidP="00341D20">
      <w:pPr>
        <w:numPr>
          <w:ilvl w:val="0"/>
          <w:numId w:val="2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QR Code (top)</w:t>
      </w:r>
    </w:p>
    <w:p w14:paraId="462B47B7" w14:textId="77777777" w:rsidR="00341D20" w:rsidRPr="00341D20" w:rsidRDefault="00341D20" w:rsidP="00341D20">
      <w:pPr>
        <w:numPr>
          <w:ilvl w:val="0"/>
          <w:numId w:val="2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Donate Now link (below)</w:t>
      </w:r>
    </w:p>
    <w:p w14:paraId="056B073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C7CB68E">
          <v:rect id="_x0000_i1106" alt="" style="width:451.3pt;height:.05pt;mso-width-percent:0;mso-height-percent:0;mso-width-percent:0;mso-height-percent:0" o:hralign="center" o:hrstd="t" o:hr="t" fillcolor="#a0a0a0" stroked="f"/>
        </w:pict>
      </w:r>
    </w:p>
    <w:p w14:paraId="760039E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QR Code Rules</w:t>
      </w:r>
    </w:p>
    <w:p w14:paraId="01BAD9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82456D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QR must link to donation page:</w:t>
      </w:r>
    </w:p>
    <w:p w14:paraId="2523DDD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https://rkm.foundation/donate</w:t>
      </w:r>
    </w:p>
    <w:p w14:paraId="6C02047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Image Requirements:</w:t>
      </w:r>
    </w:p>
    <w:p w14:paraId="24729CD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BF749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PNG or SVG</w:t>
      </w:r>
    </w:p>
    <w:p w14:paraId="38BA88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Minimum resolution: </w:t>
      </w:r>
      <w:r w:rsidRPr="00341D20">
        <w:rPr>
          <w:rFonts w:ascii="Helvetica" w:eastAsia="Times New Roman" w:hAnsi="Helvetica" w:cs="Times New Roman"/>
          <w:b/>
          <w:bCs/>
          <w:kern w:val="0"/>
          <w:sz w:val="18"/>
          <w:szCs w:val="18"/>
          <w:lang w:eastAsia="en-GB"/>
          <w14:ligatures w14:val="none"/>
        </w:rPr>
        <w:t>512px</w:t>
      </w:r>
    </w:p>
    <w:p w14:paraId="670D14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Lazy loaded</w:t>
      </w:r>
    </w:p>
    <w:p w14:paraId="7BD6450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62257A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Alt text:</w:t>
      </w:r>
    </w:p>
    <w:p w14:paraId="4E88D012"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alt="</w:t>
      </w:r>
      <w:r w:rsidRPr="00341D20">
        <w:rPr>
          <w:rFonts w:ascii="Helvetica" w:hAnsi="Helvetica"/>
          <w:sz w:val="18"/>
          <w:szCs w:val="18"/>
        </w:rPr>
        <w:t xml:space="preserve"> </w:t>
      </w:r>
      <w:r w:rsidRPr="00341D20">
        <w:rPr>
          <w:rFonts w:ascii="Helvetica" w:eastAsia="Times New Roman" w:hAnsi="Helvetica" w:cs="Courier New"/>
          <w:kern w:val="0"/>
          <w:sz w:val="18"/>
          <w:szCs w:val="18"/>
          <w:lang w:eastAsia="en-GB"/>
          <w14:ligatures w14:val="none"/>
        </w:rPr>
        <w:t>alt="QR code to donate to RKM Foundation"</w:t>
      </w:r>
    </w:p>
    <w:p w14:paraId="71A323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xml:space="preserve">QR must </w:t>
      </w:r>
      <w:r w:rsidRPr="00341D20">
        <w:rPr>
          <w:rFonts w:ascii="Helvetica" w:eastAsia="Times New Roman" w:hAnsi="Helvetica" w:cs="Times New Roman"/>
          <w:b/>
          <w:bCs/>
          <w:kern w:val="0"/>
          <w:sz w:val="18"/>
          <w:szCs w:val="18"/>
          <w:lang w:eastAsia="en-GB"/>
          <w14:ligatures w14:val="none"/>
        </w:rPr>
        <w:t>not embed bank details directly</w:t>
      </w:r>
      <w:r w:rsidRPr="00341D20">
        <w:rPr>
          <w:rFonts w:ascii="Helvetica" w:eastAsia="Times New Roman" w:hAnsi="Helvetica" w:cs="Times New Roman"/>
          <w:kern w:val="0"/>
          <w:sz w:val="18"/>
          <w:szCs w:val="18"/>
          <w:lang w:eastAsia="en-GB"/>
          <w14:ligatures w14:val="none"/>
        </w:rPr>
        <w:t>.</w:t>
      </w:r>
    </w:p>
    <w:p w14:paraId="1AA11A1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04F0DDA">
          <v:rect id="_x0000_i1105" alt="" style="width:451.3pt;height:.05pt;mso-width-percent:0;mso-height-percent:0;mso-width-percent:0;mso-height-percent:0" o:hralign="center" o:hrstd="t" o:hr="t" fillcolor="#a0a0a0" stroked="f"/>
        </w:pict>
      </w:r>
    </w:p>
    <w:p w14:paraId="31736549"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Donate Now Link</w:t>
      </w:r>
    </w:p>
    <w:p w14:paraId="330175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A0334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Links to:</w:t>
      </w:r>
    </w:p>
    <w:p w14:paraId="47FAA6BF"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/donate</w:t>
      </w:r>
    </w:p>
    <w:p w14:paraId="75DBC4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High contrast styling required.</w:t>
      </w:r>
    </w:p>
    <w:p w14:paraId="0B0992A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7F08159">
          <v:rect id="_x0000_i1104" alt="" style="width:451.3pt;height:.05pt;mso-width-percent:0;mso-height-percent:0;mso-width-percent:0;mso-height-percent:0" o:hralign="center" o:hrstd="t" o:hr="t" fillcolor="#a0a0a0" stroked="f"/>
        </w:pict>
      </w:r>
    </w:p>
    <w:p w14:paraId="094C1392"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8. COPYRIGHT ROW</w:t>
      </w:r>
    </w:p>
    <w:p w14:paraId="4697880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E4A5307"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Layout</w:t>
      </w:r>
    </w:p>
    <w:p w14:paraId="44600F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436170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Must appear as:</w:t>
      </w:r>
    </w:p>
    <w:p w14:paraId="1A1EC01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 xml:space="preserve">All Rights Reserved | Back to Top </w:t>
      </w:r>
      <w:r w:rsidRPr="00341D20">
        <w:rPr>
          <w:rFonts w:ascii="Times New Roman" w:eastAsia="Times New Roman" w:hAnsi="Times New Roman" w:cs="Times New Roman"/>
          <w:kern w:val="0"/>
          <w:sz w:val="18"/>
          <w:szCs w:val="18"/>
          <w:lang w:eastAsia="en-GB"/>
          <w14:ligatures w14:val="none"/>
        </w:rPr>
        <w:t>↑</w:t>
      </w:r>
    </w:p>
    <w:p w14:paraId="28BBE3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Back to Top must be on the </w:t>
      </w:r>
      <w:r w:rsidRPr="00341D20">
        <w:rPr>
          <w:rFonts w:ascii="Helvetica" w:eastAsia="Times New Roman" w:hAnsi="Helvetica" w:cs="Times New Roman"/>
          <w:b/>
          <w:bCs/>
          <w:kern w:val="0"/>
          <w:sz w:val="18"/>
          <w:szCs w:val="18"/>
          <w:lang w:eastAsia="en-GB"/>
          <w14:ligatures w14:val="none"/>
        </w:rPr>
        <w:t>same row</w:t>
      </w:r>
      <w:r w:rsidRPr="00341D20">
        <w:rPr>
          <w:rFonts w:ascii="Helvetica" w:eastAsia="Times New Roman" w:hAnsi="Helvetica" w:cs="Times New Roman"/>
          <w:kern w:val="0"/>
          <w:sz w:val="18"/>
          <w:szCs w:val="18"/>
          <w:lang w:eastAsia="en-GB"/>
          <w14:ligatures w14:val="none"/>
        </w:rPr>
        <w:t>.</w:t>
      </w:r>
    </w:p>
    <w:p w14:paraId="4B16B1E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6AA74C8">
          <v:rect id="_x0000_i1103" alt="" style="width:451.3pt;height:.05pt;mso-width-percent:0;mso-height-percent:0;mso-width-percent:0;mso-height-percent:0" o:hralign="center" o:hrstd="t" o:hr="t" fillcolor="#a0a0a0" stroked="f"/>
        </w:pict>
      </w:r>
    </w:p>
    <w:p w14:paraId="40B4D96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Back to Top Behaviour</w:t>
      </w:r>
    </w:p>
    <w:p w14:paraId="7504BAA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7A67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Appears after:</w:t>
      </w:r>
    </w:p>
    <w:p w14:paraId="5FE2501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scroll position ≥ 400px</w:t>
      </w:r>
    </w:p>
    <w:p w14:paraId="0826E5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Scroll function:</w:t>
      </w:r>
    </w:p>
    <w:p w14:paraId="5736E91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window.scrollTo({top: 0, behavior: 'smooth'})</w:t>
      </w:r>
    </w:p>
    <w:p w14:paraId="709869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Animation:</w:t>
      </w:r>
    </w:p>
    <w:p w14:paraId="2219E6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B792F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300ms</w:t>
      </w:r>
    </w:p>
    <w:p w14:paraId="5B8F22A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F110177">
          <v:rect id="_x0000_i1102" alt="" style="width:451.3pt;height:.05pt;mso-width-percent:0;mso-height-percent:0;mso-width-percent:0;mso-height-percent:0" o:hralign="center" o:hrstd="t" o:hr="t" fillcolor="#a0a0a0" stroked="f"/>
        </w:pict>
      </w:r>
    </w:p>
    <w:p w14:paraId="1D30DDE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Accessibility</w:t>
      </w:r>
    </w:p>
    <w:p w14:paraId="76BD7EB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aria-label="Back to top"</w:t>
      </w:r>
    </w:p>
    <w:p w14:paraId="5EB4361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Keyboard accessible.</w:t>
      </w:r>
    </w:p>
    <w:p w14:paraId="428BB59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06AC77E">
          <v:rect id="_x0000_i1101" alt="" style="width:451.3pt;height:.05pt;mso-width-percent:0;mso-height-percent:0;mso-width-percent:0;mso-height-percent:0" o:hralign="center" o:hrstd="t" o:hr="t" fillcolor="#a0a0a0" stroked="f"/>
        </w:pict>
      </w:r>
    </w:p>
    <w:p w14:paraId="04C26CA0"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PART 2 — NEWSLETTER SUBSCRIPTION SYSTEM</w:t>
      </w:r>
    </w:p>
    <w:p w14:paraId="31CDF8E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C39A759">
          <v:rect id="_x0000_i1100" alt="" style="width:451.3pt;height:.05pt;mso-width-percent:0;mso-height-percent:0;mso-width-percent:0;mso-height-percent:0" o:hralign="center" o:hrstd="t" o:hr="t" fillcolor="#a0a0a0" stroked="f"/>
        </w:pict>
      </w:r>
    </w:p>
    <w:p w14:paraId="45D1F03C"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9. FORM SUBMISSION FLOW</w:t>
      </w:r>
    </w:p>
    <w:p w14:paraId="21FA0A7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07104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On submit:</w:t>
      </w:r>
    </w:p>
    <w:p w14:paraId="5AD89AB3"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Client-side email validation</w:t>
      </w:r>
    </w:p>
    <w:p w14:paraId="42B3A17D"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Server-side email validation</w:t>
      </w:r>
    </w:p>
    <w:p w14:paraId="004717CC"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Save to database</w:t>
      </w:r>
    </w:p>
    <w:p w14:paraId="4268A95A"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Sync with Zoho CRM</w:t>
      </w:r>
    </w:p>
    <w:p w14:paraId="4435BD09"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Send confirmation email</w:t>
      </w:r>
    </w:p>
    <w:p w14:paraId="5CA1D43D" w14:textId="77777777" w:rsidR="00341D20" w:rsidRPr="00341D20" w:rsidRDefault="00341D20" w:rsidP="00341D20">
      <w:pPr>
        <w:numPr>
          <w:ilvl w:val="0"/>
          <w:numId w:val="2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Show success message</w:t>
      </w:r>
    </w:p>
    <w:p w14:paraId="47581D6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253307E">
          <v:rect id="_x0000_i1099" alt="" style="width:451.3pt;height:.05pt;mso-width-percent:0;mso-height-percent:0;mso-width-percent:0;mso-height-percent:0" o:hralign="center" o:hrstd="t" o:hr="t" fillcolor="#a0a0a0" stroked="f"/>
        </w:pict>
      </w:r>
    </w:p>
    <w:p w14:paraId="1A6D9C5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10. DATABASE STRUCTURE</w:t>
      </w:r>
    </w:p>
    <w:p w14:paraId="7A1382D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98FEF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Table:</w:t>
      </w:r>
    </w:p>
    <w:p w14:paraId="01EFD9C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newsletter_subscribers</w:t>
      </w:r>
    </w:p>
    <w:p w14:paraId="698176C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Fields:</w:t>
      </w:r>
    </w:p>
    <w:p w14:paraId="26B5F2C8"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id (INT PK auto increment)</w:t>
      </w:r>
    </w:p>
    <w:p w14:paraId="2D2FA84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email VARCHAR(100) UNIQUE</w:t>
      </w:r>
    </w:p>
    <w:p w14:paraId="185708BB"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source VARCHAR(50) default "Website – Newsletter"</w:t>
      </w:r>
    </w:p>
    <w:p w14:paraId="5DF6A11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ip_address VARCHAR(45)</w:t>
      </w:r>
    </w:p>
    <w:p w14:paraId="598F8B5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created_at TIMESTAMP</w:t>
      </w:r>
    </w:p>
    <w:p w14:paraId="72E125C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status ENUM('active','unsubscribed') default 'active'</w:t>
      </w:r>
    </w:p>
    <w:p w14:paraId="427229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Indexes:</w:t>
      </w:r>
    </w:p>
    <w:p w14:paraId="30BBF6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5FD73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PRIMARY KEY (id)</w:t>
      </w:r>
    </w:p>
    <w:p w14:paraId="57481AE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UNIQUE INDEX (email)</w:t>
      </w:r>
    </w:p>
    <w:p w14:paraId="043C1E5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INDEX (status, created_at)</w:t>
      </w:r>
    </w:p>
    <w:p w14:paraId="1164484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FEC3F4E">
          <v:rect id="_x0000_i1098" alt="" style="width:451.3pt;height:.05pt;mso-width-percent:0;mso-height-percent:0;mso-width-percent:0;mso-height-percent:0" o:hralign="center" o:hrstd="t" o:hr="t" fillcolor="#a0a0a0" stroked="f"/>
        </w:pict>
      </w:r>
    </w:p>
    <w:p w14:paraId="4F354B0B"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11. DUPLICATE HANDLING</w:t>
      </w:r>
    </w:p>
    <w:p w14:paraId="4A8CC5E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5901D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email exists with </w:t>
      </w:r>
      <w:r w:rsidRPr="00341D20">
        <w:rPr>
          <w:rFonts w:ascii="Helvetica" w:eastAsia="Times New Roman" w:hAnsi="Helvetica" w:cs="Times New Roman"/>
          <w:b/>
          <w:bCs/>
          <w:kern w:val="0"/>
          <w:sz w:val="18"/>
          <w:szCs w:val="18"/>
          <w:lang w:eastAsia="en-GB"/>
          <w14:ligatures w14:val="none"/>
        </w:rPr>
        <w:t>status = active</w:t>
      </w:r>
    </w:p>
    <w:p w14:paraId="54BF42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86B98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Show message:</w:t>
      </w:r>
    </w:p>
    <w:p w14:paraId="62D34A18"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 are already subscribed.</w:t>
      </w:r>
    </w:p>
    <w:p w14:paraId="5ECE5A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If email exists with </w:t>
      </w:r>
      <w:r w:rsidRPr="00341D20">
        <w:rPr>
          <w:rFonts w:ascii="Helvetica" w:eastAsia="Times New Roman" w:hAnsi="Helvetica" w:cs="Times New Roman"/>
          <w:b/>
          <w:bCs/>
          <w:kern w:val="0"/>
          <w:sz w:val="18"/>
          <w:szCs w:val="18"/>
          <w:lang w:eastAsia="en-GB"/>
          <w14:ligatures w14:val="none"/>
        </w:rPr>
        <w:t>status = unsubscribed</w:t>
      </w:r>
    </w:p>
    <w:p w14:paraId="2D6C19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7215D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System must:</w:t>
      </w:r>
    </w:p>
    <w:p w14:paraId="4615BA0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A8DA7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Set status </w:t>
      </w:r>
      <w:r w:rsidRPr="00341D20">
        <w:rPr>
          <w:rFonts w:ascii="Times New Roman" w:eastAsia="Times New Roman" w:hAnsi="Times New Roman" w:cs="Times New Roman"/>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active</w:t>
      </w:r>
    </w:p>
    <w:p w14:paraId="376D613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Update created_at timestamp</w:t>
      </w:r>
    </w:p>
    <w:p w14:paraId="7A36461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2C413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Show message:</w:t>
      </w:r>
    </w:p>
    <w:p w14:paraId="2FCEB8D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Welcome back! Your subscription has been reactivated.</w:t>
      </w:r>
    </w:p>
    <w:p w14:paraId="2896E6F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46B3256">
          <v:rect id="_x0000_i1097" alt="" style="width:451.3pt;height:.05pt;mso-width-percent:0;mso-height-percent:0;mso-width-percent:0;mso-height-percent:0" o:hralign="center" o:hrstd="t" o:hr="t" fillcolor="#a0a0a0" stroked="f"/>
        </w:pict>
      </w:r>
    </w:p>
    <w:p w14:paraId="4027E5D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12. SUBSCRIPTION MODEL</w:t>
      </w:r>
    </w:p>
    <w:p w14:paraId="55A9BE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C03DA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Type:</w:t>
      </w:r>
    </w:p>
    <w:p w14:paraId="6AD1B05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Single opt-in</w:t>
      </w:r>
    </w:p>
    <w:p w14:paraId="0967D9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Reason:</w:t>
      </w:r>
    </w:p>
    <w:p w14:paraId="70004A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3905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Reduces signup friction</w:t>
      </w:r>
    </w:p>
    <w:p w14:paraId="6492DAC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Suitable for NGO updates</w:t>
      </w:r>
    </w:p>
    <w:p w14:paraId="70DFE18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0866BCE">
          <v:rect id="_x0000_i1096" alt="" style="width:451.3pt;height:.05pt;mso-width-percent:0;mso-height-percent:0;mso-width-percent:0;mso-height-percent:0" o:hralign="center" o:hrstd="t" o:hr="t" fillcolor="#a0a0a0" stroked="f"/>
        </w:pict>
      </w:r>
    </w:p>
    <w:p w14:paraId="57DAEA34"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13. ZOHO CRM INTEGRATION</w:t>
      </w:r>
    </w:p>
    <w:p w14:paraId="0457ACB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8A1B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Create or update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836"/>
      </w:tblGrid>
      <w:tr w:rsidR="00341D20" w:rsidRPr="00341D20" w14:paraId="3F1BF7E3" w14:textId="77777777" w:rsidTr="005214AD">
        <w:trPr>
          <w:tblHeader/>
          <w:tblCellSpacing w:w="15" w:type="dxa"/>
        </w:trPr>
        <w:tc>
          <w:tcPr>
            <w:tcW w:w="0" w:type="auto"/>
            <w:vAlign w:val="center"/>
            <w:hideMark/>
          </w:tcPr>
          <w:p w14:paraId="77449BF3"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Zoho Field</w:t>
            </w:r>
          </w:p>
        </w:tc>
        <w:tc>
          <w:tcPr>
            <w:tcW w:w="0" w:type="auto"/>
            <w:vAlign w:val="center"/>
            <w:hideMark/>
          </w:tcPr>
          <w:p w14:paraId="1E1FA57A" w14:textId="77777777" w:rsidR="00341D20" w:rsidRPr="00341D20" w:rsidRDefault="00341D20" w:rsidP="00341D20">
            <w:pPr>
              <w:spacing w:before="100" w:beforeAutospacing="1" w:after="100" w:afterAutospacing="1" w:line="240" w:lineRule="auto"/>
              <w:jc w:val="center"/>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Value</w:t>
            </w:r>
          </w:p>
        </w:tc>
      </w:tr>
      <w:tr w:rsidR="00341D20" w:rsidRPr="00341D20" w14:paraId="06FA9999" w14:textId="77777777" w:rsidTr="005214AD">
        <w:trPr>
          <w:tblCellSpacing w:w="15" w:type="dxa"/>
        </w:trPr>
        <w:tc>
          <w:tcPr>
            <w:tcW w:w="0" w:type="auto"/>
            <w:vAlign w:val="center"/>
            <w:hideMark/>
          </w:tcPr>
          <w:p w14:paraId="2F018CA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w:t>
            </w:r>
          </w:p>
        </w:tc>
        <w:tc>
          <w:tcPr>
            <w:tcW w:w="0" w:type="auto"/>
            <w:vAlign w:val="center"/>
            <w:hideMark/>
          </w:tcPr>
          <w:p w14:paraId="697D4CD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subscriber email</w:t>
            </w:r>
          </w:p>
        </w:tc>
      </w:tr>
      <w:tr w:rsidR="00341D20" w:rsidRPr="00341D20" w14:paraId="43EDFF07" w14:textId="77777777" w:rsidTr="005214AD">
        <w:trPr>
          <w:tblCellSpacing w:w="15" w:type="dxa"/>
        </w:trPr>
        <w:tc>
          <w:tcPr>
            <w:tcW w:w="0" w:type="auto"/>
            <w:vAlign w:val="center"/>
            <w:hideMark/>
          </w:tcPr>
          <w:p w14:paraId="56E337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Lead Source</w:t>
            </w:r>
          </w:p>
        </w:tc>
        <w:tc>
          <w:tcPr>
            <w:tcW w:w="0" w:type="auto"/>
            <w:vAlign w:val="center"/>
            <w:hideMark/>
          </w:tcPr>
          <w:p w14:paraId="65E2AC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Website – Newsletter</w:t>
            </w:r>
          </w:p>
        </w:tc>
      </w:tr>
      <w:tr w:rsidR="00341D20" w:rsidRPr="00341D20" w14:paraId="00304AA6" w14:textId="77777777" w:rsidTr="005214AD">
        <w:trPr>
          <w:tblCellSpacing w:w="15" w:type="dxa"/>
        </w:trPr>
        <w:tc>
          <w:tcPr>
            <w:tcW w:w="0" w:type="auto"/>
            <w:vAlign w:val="center"/>
            <w:hideMark/>
          </w:tcPr>
          <w:p w14:paraId="1C5D86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Tag</w:t>
            </w:r>
          </w:p>
        </w:tc>
        <w:tc>
          <w:tcPr>
            <w:tcW w:w="0" w:type="auto"/>
            <w:vAlign w:val="center"/>
            <w:hideMark/>
          </w:tcPr>
          <w:p w14:paraId="4B07AAC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Newsletter Subscriber</w:t>
            </w:r>
          </w:p>
        </w:tc>
      </w:tr>
      <w:tr w:rsidR="00341D20" w:rsidRPr="00341D20" w14:paraId="2D790565" w14:textId="77777777" w:rsidTr="005214AD">
        <w:trPr>
          <w:tblCellSpacing w:w="15" w:type="dxa"/>
        </w:trPr>
        <w:tc>
          <w:tcPr>
            <w:tcW w:w="0" w:type="auto"/>
            <w:vAlign w:val="center"/>
            <w:hideMark/>
          </w:tcPr>
          <w:p w14:paraId="57AC836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Lead Status</w:t>
            </w:r>
          </w:p>
        </w:tc>
        <w:tc>
          <w:tcPr>
            <w:tcW w:w="0" w:type="auto"/>
            <w:vAlign w:val="center"/>
            <w:hideMark/>
          </w:tcPr>
          <w:p w14:paraId="103A73C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New</w:t>
            </w:r>
          </w:p>
        </w:tc>
      </w:tr>
    </w:tbl>
    <w:p w14:paraId="16D0B49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If lead exists:</w:t>
      </w:r>
    </w:p>
    <w:p w14:paraId="5FAC77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66397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Update tags</w:t>
      </w:r>
    </w:p>
    <w:p w14:paraId="65A72BB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 not create duplicate</w:t>
      </w:r>
    </w:p>
    <w:p w14:paraId="5945ACE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839E3AB">
          <v:rect id="_x0000_i1095" alt="" style="width:451.3pt;height:.05pt;mso-width-percent:0;mso-height-percent:0;mso-width-percent:0;mso-height-percent:0" o:hralign="center" o:hrstd="t" o:hr="t" fillcolor="#a0a0a0" stroked="f"/>
        </w:pict>
      </w:r>
    </w:p>
    <w:p w14:paraId="6107F3E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14. SUCCESS MESSAGE</w:t>
      </w:r>
    </w:p>
    <w:p w14:paraId="092610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46662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Display after successful submission:</w:t>
      </w:r>
    </w:p>
    <w:p w14:paraId="36D8B3A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Thank you for subscribing.</w:t>
      </w:r>
    </w:p>
    <w:p w14:paraId="3270B8A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2969A8BB"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You'll receive updates from us soon.</w:t>
      </w:r>
    </w:p>
    <w:p w14:paraId="557AC6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Behaviour:</w:t>
      </w:r>
    </w:p>
    <w:p w14:paraId="6215826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E38D03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Green success banner</w:t>
      </w:r>
    </w:p>
    <w:p w14:paraId="149867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Auto dismiss after 10 seconds</w:t>
      </w:r>
    </w:p>
    <w:p w14:paraId="35D423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Manual close option available</w:t>
      </w:r>
    </w:p>
    <w:p w14:paraId="2661FC0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Form resets</w:t>
      </w:r>
    </w:p>
    <w:p w14:paraId="180D6F6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6A66814">
          <v:rect id="_x0000_i1094" alt="" style="width:451.3pt;height:.05pt;mso-width-percent:0;mso-height-percent:0;mso-width-percent:0;mso-height-percent:0" o:hralign="center" o:hrstd="t" o:hr="t" fillcolor="#a0a0a0" stroked="f"/>
        </w:pict>
      </w:r>
    </w:p>
    <w:p w14:paraId="5678AA39"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15. CONFIRMATION EMAIL</w:t>
      </w:r>
    </w:p>
    <w:p w14:paraId="6E272F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5D4AC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Trigger:</w:t>
      </w:r>
    </w:p>
    <w:p w14:paraId="4609A3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AD095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Immediately after subscription.</w:t>
      </w:r>
    </w:p>
    <w:p w14:paraId="2EF69DE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613C11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Sender:</w:t>
      </w:r>
    </w:p>
    <w:p w14:paraId="7EE36EF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info@rkm.support</w:t>
      </w:r>
    </w:p>
    <w:p w14:paraId="7624CA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Subject:</w:t>
      </w:r>
    </w:p>
    <w:p w14:paraId="7C87E8C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Subscription Confirmed – RKM Foundation</w:t>
      </w:r>
    </w:p>
    <w:p w14:paraId="04FA59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Body:</w:t>
      </w:r>
    </w:p>
    <w:p w14:paraId="133A5FC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lastRenderedPageBreak/>
        <w:t>Dear Subscriber,</w:t>
      </w:r>
    </w:p>
    <w:p w14:paraId="4178CA0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51EC4B7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Thank you for subscribing to updates from RKM Foundation.</w:t>
      </w:r>
    </w:p>
    <w:p w14:paraId="7118AA1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5A4115BB"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You'll receive periodic updates on our initiatives, impact stories,</w:t>
      </w:r>
    </w:p>
    <w:p w14:paraId="0DEB92C2"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and opportunities to get involved.</w:t>
      </w:r>
    </w:p>
    <w:p w14:paraId="2169DE9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758C1C1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If you wish to unsubscribe at any time, simply click the unsubscribe</w:t>
      </w:r>
    </w:p>
    <w:p w14:paraId="1B1EA022"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link in our emails.</w:t>
      </w:r>
    </w:p>
    <w:p w14:paraId="00F202E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5F664DDA"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Warm Regards,</w:t>
      </w:r>
    </w:p>
    <w:p w14:paraId="72C5A0A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RKM Foundation</w:t>
      </w:r>
    </w:p>
    <w:p w14:paraId="22B100A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hyperlink r:id="rId9" w:history="1">
        <w:r w:rsidRPr="00341D20">
          <w:rPr>
            <w:rStyle w:val="Hyperlink"/>
            <w:rFonts w:ascii="Helvetica" w:eastAsia="Times New Roman" w:hAnsi="Helvetica" w:cs="Courier New"/>
            <w:kern w:val="0"/>
            <w:sz w:val="18"/>
            <w:szCs w:val="18"/>
            <w:lang w:eastAsia="en-GB"/>
            <w14:ligatures w14:val="none"/>
          </w:rPr>
          <w:t>www.rkm.foundation</w:t>
        </w:r>
      </w:hyperlink>
      <w:r w:rsidRPr="00341D20">
        <w:rPr>
          <w:rFonts w:ascii="Helvetica" w:eastAsia="Times New Roman" w:hAnsi="Helvetica" w:cs="Courier New"/>
          <w:kern w:val="0"/>
          <w:sz w:val="18"/>
          <w:szCs w:val="18"/>
          <w:lang w:eastAsia="en-GB"/>
          <w14:ligatures w14:val="none"/>
        </w:rPr>
        <w:br/>
      </w:r>
      <w:r w:rsidRPr="00341D20">
        <w:rPr>
          <w:rFonts w:ascii="Helvetica" w:eastAsia="Times New Roman" w:hAnsi="Helvetica" w:cs="Courier New"/>
          <w:kern w:val="0"/>
          <w:sz w:val="18"/>
          <w:szCs w:val="18"/>
          <w:lang w:eastAsia="en-GB"/>
          <w14:ligatures w14:val="none"/>
        </w:rPr>
        <w:br/>
        <w:t>This email was sent because you subscribed on the RKM Foundation website.</w:t>
      </w:r>
    </w:p>
    <w:p w14:paraId="7B730C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Format:</w:t>
      </w:r>
    </w:p>
    <w:p w14:paraId="07BBA0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0CD86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Plain text</w:t>
      </w:r>
    </w:p>
    <w:p w14:paraId="3BD805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HTML version</w:t>
      </w:r>
    </w:p>
    <w:p w14:paraId="6962428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D81E725">
          <v:rect id="_x0000_i1093" alt="" style="width:451.3pt;height:.05pt;mso-width-percent:0;mso-height-percent:0;mso-width-percent:0;mso-height-percent:0" o:hralign="center" o:hrstd="t" o:hr="t" fillcolor="#a0a0a0" stroked="f"/>
        </w:pict>
      </w:r>
    </w:p>
    <w:p w14:paraId="799F782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16. UNSUBSCRIBE SYSTEM</w:t>
      </w:r>
    </w:p>
    <w:p w14:paraId="75D170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EC53E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Each email must contain unsubscribe link.</w:t>
      </w:r>
    </w:p>
    <w:p w14:paraId="700622D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673AE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Format:</w:t>
      </w:r>
    </w:p>
    <w:p w14:paraId="0EF981D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https://rkm.foundation/unsubscribe?token={token}</w:t>
      </w:r>
    </w:p>
    <w:p w14:paraId="14F626A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93BCA59">
          <v:rect id="_x0000_i1092" alt="" style="width:451.3pt;height:.05pt;mso-width-percent:0;mso-height-percent:0;mso-width-percent:0;mso-height-percent:0" o:hralign="center" o:hrstd="t" o:hr="t" fillcolor="#a0a0a0" stroked="f"/>
        </w:pict>
      </w:r>
    </w:p>
    <w:p w14:paraId="4236054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Token Generation</w:t>
      </w:r>
    </w:p>
    <w:p w14:paraId="2D752D2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35188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Token =</w:t>
      </w:r>
    </w:p>
    <w:p w14:paraId="69E7FEF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Base64(subscriber_id|email|timestamp)</w:t>
      </w:r>
    </w:p>
    <w:p w14:paraId="042C4A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Optional security:</w:t>
      </w:r>
    </w:p>
    <w:p w14:paraId="3224B8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B45E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HMAC signature.</w:t>
      </w:r>
    </w:p>
    <w:p w14:paraId="338ACD7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F5874B7">
          <v:rect id="_x0000_i1091" alt="" style="width:451.3pt;height:.05pt;mso-width-percent:0;mso-height-percent:0;mso-width-percent:0;mso-height-percent:0" o:hralign="center" o:hrstd="t" o:hr="t" fillcolor="#a0a0a0" stroked="f"/>
        </w:pict>
      </w:r>
    </w:p>
    <w:p w14:paraId="6EF8DC5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Unsubscribe Behaviour</w:t>
      </w:r>
    </w:p>
    <w:p w14:paraId="5C28EEF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9641D9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On click:</w:t>
      </w:r>
    </w:p>
    <w:p w14:paraId="00D136D4" w14:textId="77777777" w:rsidR="00341D20" w:rsidRPr="00341D20" w:rsidRDefault="00341D20" w:rsidP="00341D20">
      <w:pPr>
        <w:numPr>
          <w:ilvl w:val="0"/>
          <w:numId w:val="2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Validate token</w:t>
      </w:r>
    </w:p>
    <w:p w14:paraId="7531233A" w14:textId="77777777" w:rsidR="00341D20" w:rsidRPr="00341D20" w:rsidRDefault="00341D20" w:rsidP="00341D20">
      <w:pPr>
        <w:numPr>
          <w:ilvl w:val="0"/>
          <w:numId w:val="2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Decode subscriber</w:t>
      </w:r>
    </w:p>
    <w:p w14:paraId="79215B75" w14:textId="77777777" w:rsidR="00341D20" w:rsidRPr="00341D20" w:rsidRDefault="00341D20" w:rsidP="00341D20">
      <w:pPr>
        <w:numPr>
          <w:ilvl w:val="0"/>
          <w:numId w:val="2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Update status </w:t>
      </w:r>
      <w:r w:rsidRPr="00341D20">
        <w:rPr>
          <w:rFonts w:ascii="Times New Roman" w:eastAsia="Times New Roman" w:hAnsi="Times New Roman" w:cs="Times New Roman"/>
          <w:kern w:val="0"/>
          <w:sz w:val="18"/>
          <w:szCs w:val="18"/>
          <w:lang w:eastAsia="en-GB"/>
          <w14:ligatures w14:val="none"/>
        </w:rPr>
        <w:t>→</w:t>
      </w:r>
      <w:r w:rsidRPr="00341D20">
        <w:rPr>
          <w:rFonts w:ascii="Helvetica" w:eastAsia="Times New Roman" w:hAnsi="Helvetica" w:cs="Times New Roman"/>
          <w:kern w:val="0"/>
          <w:sz w:val="18"/>
          <w:szCs w:val="18"/>
          <w:lang w:eastAsia="en-GB"/>
          <w14:ligatures w14:val="none"/>
        </w:rPr>
        <w:t xml:space="preserve"> unsubscribed</w:t>
      </w:r>
    </w:p>
    <w:p w14:paraId="0FBE98C2" w14:textId="77777777" w:rsidR="00341D20" w:rsidRPr="00341D20" w:rsidRDefault="00341D20" w:rsidP="00341D20">
      <w:pPr>
        <w:numPr>
          <w:ilvl w:val="0"/>
          <w:numId w:val="2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Show confirmation page</w:t>
      </w:r>
    </w:p>
    <w:p w14:paraId="1DF70AB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3204845">
          <v:rect id="_x0000_i1090" alt="" style="width:451.3pt;height:.05pt;mso-width-percent:0;mso-height-percent:0;mso-width-percent:0;mso-height-percent:0" o:hralign="center" o:hrstd="t" o:hr="t" fillcolor="#a0a0a0" stroked="f"/>
        </w:pict>
      </w:r>
    </w:p>
    <w:p w14:paraId="2961F55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Confirmation Page</w:t>
      </w:r>
    </w:p>
    <w:p w14:paraId="2E0D66D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 have been unsubscribed from RKM Foundation updates.</w:t>
      </w:r>
    </w:p>
    <w:p w14:paraId="533013D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p>
    <w:p w14:paraId="7675D3A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We're sorry to see you go.</w:t>
      </w:r>
    </w:p>
    <w:p w14:paraId="2144ADFE"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 can resubscribe anytime from our website.</w:t>
      </w:r>
    </w:p>
    <w:p w14:paraId="62D3AF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Optional:</w:t>
      </w:r>
    </w:p>
    <w:p w14:paraId="6DFA23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02AF48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Resubscribe button.</w:t>
      </w:r>
    </w:p>
    <w:p w14:paraId="7AF2FDB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D338B48">
          <v:rect id="_x0000_i1089" alt="" style="width:451.3pt;height:.05pt;mso-width-percent:0;mso-height-percent:0;mso-width-percent:0;mso-height-percent:0" o:hralign="center" o:hrstd="t" o:hr="t" fillcolor="#a0a0a0" stroked="f"/>
        </w:pict>
      </w:r>
    </w:p>
    <w:p w14:paraId="56FC0AD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Security</w:t>
      </w:r>
    </w:p>
    <w:p w14:paraId="1E384D7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0FFCD8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Token expiry optional (30 days)</w:t>
      </w:r>
    </w:p>
    <w:p w14:paraId="207BA5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 Rate limit: </w:t>
      </w:r>
      <w:r w:rsidRPr="00341D20">
        <w:rPr>
          <w:rFonts w:ascii="Helvetica" w:eastAsia="Times New Roman" w:hAnsi="Helvetica" w:cs="Times New Roman"/>
          <w:b/>
          <w:bCs/>
          <w:kern w:val="0"/>
          <w:sz w:val="18"/>
          <w:szCs w:val="18"/>
          <w:lang w:eastAsia="en-GB"/>
          <w14:ligatures w14:val="none"/>
        </w:rPr>
        <w:t>5 unsubscribe attempts per IP per hour</w:t>
      </w:r>
    </w:p>
    <w:p w14:paraId="42873A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Log unsubscribe events with IP + timestamp</w:t>
      </w:r>
    </w:p>
    <w:p w14:paraId="58C9945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84D25E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Subscriber records must </w:t>
      </w:r>
      <w:r w:rsidRPr="00341D20">
        <w:rPr>
          <w:rFonts w:ascii="Helvetica" w:eastAsia="Times New Roman" w:hAnsi="Helvetica" w:cs="Times New Roman"/>
          <w:b/>
          <w:bCs/>
          <w:kern w:val="0"/>
          <w:sz w:val="18"/>
          <w:szCs w:val="18"/>
          <w:lang w:eastAsia="en-GB"/>
          <w14:ligatures w14:val="none"/>
        </w:rPr>
        <w:t>not be deleted</w:t>
      </w:r>
      <w:r w:rsidRPr="00341D20">
        <w:rPr>
          <w:rFonts w:ascii="Helvetica" w:eastAsia="Times New Roman" w:hAnsi="Helvetica" w:cs="Times New Roman"/>
          <w:kern w:val="0"/>
          <w:sz w:val="18"/>
          <w:szCs w:val="18"/>
          <w:lang w:eastAsia="en-GB"/>
          <w14:ligatures w14:val="none"/>
        </w:rPr>
        <w:t>.</w:t>
      </w:r>
    </w:p>
    <w:p w14:paraId="52B4B7C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E672A31">
          <v:rect id="_x0000_i1088" alt="" style="width:451.3pt;height:.05pt;mso-width-percent:0;mso-height-percent:0;mso-width-percent:0;mso-height-percent:0" o:hralign="center" o:hrstd="t" o:hr="t" fillcolor="#a0a0a0" stroked="f"/>
        </w:pict>
      </w:r>
    </w:p>
    <w:p w14:paraId="79FB66D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17. SECURITY &amp; PROTECTION</w:t>
      </w:r>
    </w:p>
    <w:p w14:paraId="3CA467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A13F7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Mandatory protections:</w:t>
      </w:r>
    </w:p>
    <w:p w14:paraId="3B0FDB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A69071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HTTPS</w:t>
      </w:r>
    </w:p>
    <w:p w14:paraId="5A424D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CSRF token validation</w:t>
      </w:r>
    </w:p>
    <w:p w14:paraId="3CB57D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Rate limit: 5 subscription attempts/IP/hour</w:t>
      </w:r>
    </w:p>
    <w:p w14:paraId="19AA09D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Input sanitisation</w:t>
      </w:r>
    </w:p>
    <w:p w14:paraId="2B4810F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XSS protection</w:t>
      </w:r>
    </w:p>
    <w:p w14:paraId="06BF8C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Honeypot field</w:t>
      </w:r>
    </w:p>
    <w:p w14:paraId="7D7925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reCAPTCHA v3 recommended</w:t>
      </w:r>
    </w:p>
    <w:p w14:paraId="2B8D60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CCE5A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Email security:</w:t>
      </w:r>
    </w:p>
    <w:p w14:paraId="7492106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28D159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SPF</w:t>
      </w:r>
    </w:p>
    <w:p w14:paraId="198317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DKIM</w:t>
      </w:r>
    </w:p>
    <w:p w14:paraId="551C1B5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DMARC</w:t>
      </w:r>
    </w:p>
    <w:p w14:paraId="3250DEB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59943A9">
          <v:rect id="_x0000_i1087" alt="" style="width:451.3pt;height:.05pt;mso-width-percent:0;mso-height-percent:0;mso-width-percent:0;mso-height-percent:0" o:hralign="center" o:hrstd="t" o:hr="t" fillcolor="#a0a0a0" stroked="f"/>
        </w:pict>
      </w:r>
    </w:p>
    <w:p w14:paraId="637C3E8F"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18. VALIDATION RULES</w:t>
      </w:r>
    </w:p>
    <w:p w14:paraId="3078E3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8B76AD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Client-side:</w:t>
      </w:r>
    </w:p>
    <w:p w14:paraId="1F8962F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A74AF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Required email field</w:t>
      </w:r>
    </w:p>
    <w:p w14:paraId="50F2E0E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Regex email validation</w:t>
      </w:r>
    </w:p>
    <w:p w14:paraId="10AA162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Inline errors</w:t>
      </w:r>
    </w:p>
    <w:p w14:paraId="68204D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Disable submit until valid</w:t>
      </w:r>
    </w:p>
    <w:p w14:paraId="3A4358B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AF767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Server-side:</w:t>
      </w:r>
    </w:p>
    <w:p w14:paraId="1A5FA09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A0D5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Revalidate email</w:t>
      </w:r>
    </w:p>
    <w:p w14:paraId="72262B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Prevent SQL injection</w:t>
      </w:r>
    </w:p>
    <w:p w14:paraId="3D4F4D0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Sanitize input</w:t>
      </w:r>
    </w:p>
    <w:p w14:paraId="264A9FD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7E2F1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Error messages:</w:t>
      </w:r>
    </w:p>
    <w:p w14:paraId="7868878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Please enter a valid email address</w:t>
      </w:r>
    </w:p>
    <w:p w14:paraId="5D247C91"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You are already subscribed</w:t>
      </w:r>
    </w:p>
    <w:p w14:paraId="5BCBB2C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Too many attempts. Please try again later.</w:t>
      </w:r>
    </w:p>
    <w:p w14:paraId="30971A1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F00D970">
          <v:rect id="_x0000_i1086" alt="" style="width:451.3pt;height:.05pt;mso-width-percent:0;mso-height-percent:0;mso-width-percent:0;mso-height-percent:0" o:hralign="center" o:hrstd="t" o:hr="t" fillcolor="#a0a0a0" stroked="f"/>
        </w:pict>
      </w:r>
    </w:p>
    <w:p w14:paraId="2FCFF5D6"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19. ANALYTICS EVENTS</w:t>
      </w:r>
    </w:p>
    <w:p w14:paraId="5816EF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2F4BC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Track:</w:t>
      </w:r>
    </w:p>
    <w:p w14:paraId="01F04462"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Footer_Email_Subscribe</w:t>
      </w:r>
    </w:p>
    <w:p w14:paraId="797C1AD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Footer_Social_Click</w:t>
      </w:r>
    </w:p>
    <w:p w14:paraId="291DFC7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Footer_Phone_Click</w:t>
      </w:r>
    </w:p>
    <w:p w14:paraId="7E6B6879"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Footer_Email_Click</w:t>
      </w:r>
    </w:p>
    <w:p w14:paraId="7993E4D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Footer_Back_To_Top_Click</w:t>
      </w:r>
    </w:p>
    <w:p w14:paraId="39BEE1C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Footer_QR_View</w:t>
      </w:r>
    </w:p>
    <w:p w14:paraId="6AE74DE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Newsletter_Subscribe_Success</w:t>
      </w:r>
    </w:p>
    <w:p w14:paraId="46A477E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Newsletter_Unsubscribe_Success</w:t>
      </w:r>
      <w:r w:rsidRPr="00341D20">
        <w:rPr>
          <w:rFonts w:ascii="Helvetica" w:eastAsia="Times New Roman" w:hAnsi="Helvetica" w:cs="Courier New"/>
          <w:kern w:val="0"/>
          <w:sz w:val="18"/>
          <w:szCs w:val="18"/>
          <w:lang w:eastAsia="en-GB"/>
          <w14:ligatures w14:val="none"/>
        </w:rPr>
        <w:br/>
        <w:t>Footer_QR_Click</w:t>
      </w:r>
      <w:r w:rsidRPr="00341D20">
        <w:rPr>
          <w:rFonts w:ascii="Helvetica" w:eastAsia="Times New Roman" w:hAnsi="Helvetica" w:cs="Courier New"/>
          <w:kern w:val="0"/>
          <w:sz w:val="18"/>
          <w:szCs w:val="18"/>
          <w:lang w:eastAsia="en-GB"/>
          <w14:ligatures w14:val="none"/>
        </w:rPr>
        <w:br/>
      </w:r>
      <w:r w:rsidRPr="00341D20">
        <w:rPr>
          <w:rFonts w:ascii="Helvetica" w:eastAsia="Times New Roman" w:hAnsi="Helvetica" w:cs="Courier New"/>
          <w:kern w:val="0"/>
          <w:sz w:val="18"/>
          <w:szCs w:val="18"/>
          <w:lang w:eastAsia="en-GB"/>
          <w14:ligatures w14:val="none"/>
        </w:rPr>
        <w:br/>
        <w:t>Footer_Download_Click</w:t>
      </w:r>
    </w:p>
    <w:p w14:paraId="2E97A7D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Parameter: document_name</w:t>
      </w:r>
    </w:p>
    <w:p w14:paraId="0B0F9AD0"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Example values:</w:t>
      </w:r>
    </w:p>
    <w:p w14:paraId="70B2C2A6"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80G_Certificate</w:t>
      </w:r>
    </w:p>
    <w:p w14:paraId="14E25723"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12A_Certificate</w:t>
      </w:r>
    </w:p>
    <w:p w14:paraId="4A35A4B8"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Darpan_Registration</w:t>
      </w:r>
    </w:p>
    <w:p w14:paraId="06FCF9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Optional:</w:t>
      </w:r>
    </w:p>
    <w:p w14:paraId="320A77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84A53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subscriber growth</w:t>
      </w:r>
    </w:p>
    <w:p w14:paraId="39C374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unsubscribe rate</w:t>
      </w:r>
    </w:p>
    <w:p w14:paraId="1A5BB7F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C79007C">
          <v:rect id="_x0000_i1085" alt="" style="width:451.3pt;height:.05pt;mso-width-percent:0;mso-height-percent:0;mso-width-percent:0;mso-height-percent:0" o:hralign="center" o:hrstd="t" o:hr="t" fillcolor="#a0a0a0" stroked="f"/>
        </w:pict>
      </w:r>
    </w:p>
    <w:p w14:paraId="4BAE5288"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20. ACCESSIBILITY REQUIREMENTS</w:t>
      </w:r>
    </w:p>
    <w:p w14:paraId="79A0FB4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FD4C4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Footer must include:</w:t>
      </w:r>
    </w:p>
    <w:p w14:paraId="108D2AF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B5C2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Proper heading hierarchy (H2/H3)</w:t>
      </w:r>
    </w:p>
    <w:p w14:paraId="61FC75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Visible focus states</w:t>
      </w:r>
    </w:p>
    <w:p w14:paraId="2D45A1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Alt text on all images</w:t>
      </w:r>
    </w:p>
    <w:p w14:paraId="6363BE3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Screen reader compatibility</w:t>
      </w:r>
    </w:p>
    <w:p w14:paraId="048578B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74961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Color contrast must meet </w:t>
      </w:r>
      <w:r w:rsidRPr="00341D20">
        <w:rPr>
          <w:rFonts w:ascii="Helvetica" w:eastAsia="Times New Roman" w:hAnsi="Helvetica" w:cs="Times New Roman"/>
          <w:b/>
          <w:bCs/>
          <w:kern w:val="0"/>
          <w:sz w:val="18"/>
          <w:szCs w:val="18"/>
          <w:lang w:eastAsia="en-GB"/>
          <w14:ligatures w14:val="none"/>
        </w:rPr>
        <w:t>WCAG guidelines</w:t>
      </w:r>
      <w:r w:rsidRPr="00341D20">
        <w:rPr>
          <w:rFonts w:ascii="Helvetica" w:eastAsia="Times New Roman" w:hAnsi="Helvetica" w:cs="Times New Roman"/>
          <w:kern w:val="0"/>
          <w:sz w:val="18"/>
          <w:szCs w:val="18"/>
          <w:lang w:eastAsia="en-GB"/>
          <w14:ligatures w14:val="none"/>
        </w:rPr>
        <w:t>.</w:t>
      </w:r>
    </w:p>
    <w:p w14:paraId="06AEBE2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15A75CA">
          <v:rect id="_x0000_i1084" alt="" style="width:451.3pt;height:.05pt;mso-width-percent:0;mso-height-percent:0;mso-width-percent:0;mso-height-percent:0" o:hralign="center" o:hrstd="t" o:hr="t" fillcolor="#a0a0a0" stroked="f"/>
        </w:pict>
      </w:r>
    </w:p>
    <w:p w14:paraId="78C0E6A7"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21. PERFORMANCE RULES</w:t>
      </w:r>
    </w:p>
    <w:p w14:paraId="1B5D9FB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1C5CD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Footer must not block page rendering</w:t>
      </w:r>
    </w:p>
    <w:p w14:paraId="4C7A0D1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 Lazy-load QR code</w:t>
      </w:r>
    </w:p>
    <w:p w14:paraId="0155C95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SVG icons optimized</w:t>
      </w:r>
    </w:p>
    <w:p w14:paraId="531A8E4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Avoid heavy scripts</w:t>
      </w:r>
    </w:p>
    <w:p w14:paraId="3CD070E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B842D08">
          <v:rect id="_x0000_i1083" alt="" style="width:451.3pt;height:.05pt;mso-width-percent:0;mso-height-percent:0;mso-width-percent:0;mso-height-percent:0" o:hralign="center" o:hrstd="t" o:hr="t" fillcolor="#a0a0a0" stroked="f"/>
        </w:pict>
      </w:r>
    </w:p>
    <w:p w14:paraId="2387A3E3"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22. ADMIN PANEL (OPTIONAL)</w:t>
      </w:r>
    </w:p>
    <w:p w14:paraId="25A6F2C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0BBFEA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Admin may view:</w:t>
      </w:r>
    </w:p>
    <w:p w14:paraId="17242D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1F328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Total active subscribers</w:t>
      </w:r>
    </w:p>
    <w:p w14:paraId="486B404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Unsubscribed users</w:t>
      </w:r>
    </w:p>
    <w:p w14:paraId="558D7A5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Recent subscriptions</w:t>
      </w:r>
    </w:p>
    <w:p w14:paraId="2F9B75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9FD99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Admin actions:</w:t>
      </w:r>
    </w:p>
    <w:p w14:paraId="10ED29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564D49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Export CSV</w:t>
      </w:r>
    </w:p>
    <w:p w14:paraId="383CCA0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Search by email</w:t>
      </w:r>
    </w:p>
    <w:p w14:paraId="0F1E225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View subscription date</w:t>
      </w:r>
    </w:p>
    <w:p w14:paraId="121924C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Manual status change</w:t>
      </w:r>
    </w:p>
    <w:p w14:paraId="69A3A0D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5ED9D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CSV format:</w:t>
      </w:r>
    </w:p>
    <w:p w14:paraId="62D8A0C4"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Email,Status,Subscribed Date,IP Address</w:t>
      </w:r>
    </w:p>
    <w:p w14:paraId="2B9C62D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F8886FE">
          <v:rect id="_x0000_i1082" alt="" style="width:451.3pt;height:.05pt;mso-width-percent:0;mso-height-percent:0;mso-width-percent:0;mso-height-percent:0" o:hralign="center" o:hrstd="t" o:hr="t" fillcolor="#a0a0a0" stroked="f"/>
        </w:pict>
      </w:r>
    </w:p>
    <w:p w14:paraId="29895BBA"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23. PRIVACY &amp; DATA COMPLIANCE</w:t>
      </w:r>
    </w:p>
    <w:p w14:paraId="1590C53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E99B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Footer form must include:</w:t>
      </w:r>
    </w:p>
    <w:p w14:paraId="35FAA305"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By subscribing, you agree to our Privacy Policy.</w:t>
      </w:r>
    </w:p>
    <w:p w14:paraId="6B4CB4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Statement:</w:t>
      </w:r>
    </w:p>
    <w:p w14:paraId="78C5FE8D"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We'll send you updates. We never share your email.</w:t>
      </w:r>
    </w:p>
    <w:p w14:paraId="5EC35D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Best practices:</w:t>
      </w:r>
    </w:p>
    <w:p w14:paraId="07DCA3F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689D93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Easy unsubscribe</w:t>
      </w:r>
    </w:p>
    <w:p w14:paraId="615E370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 not sell or share email data</w:t>
      </w:r>
    </w:p>
    <w:p w14:paraId="76727FB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Honour deletion requests</w:t>
      </w:r>
    </w:p>
    <w:p w14:paraId="219A0D03"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BBF358A">
          <v:rect id="_x0000_i1081" alt="" style="width:451.3pt;height:.05pt;mso-width-percent:0;mso-height-percent:0;mso-width-percent:0;mso-height-percent:0" o:hralign="center" o:hrstd="t" o:hr="t" fillcolor="#a0a0a0" stroked="f"/>
        </w:pict>
      </w:r>
    </w:p>
    <w:p w14:paraId="2DF1DFDE"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24. FINAL TESTING CHECKLIST</w:t>
      </w:r>
    </w:p>
    <w:p w14:paraId="33260ED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13CA4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Before launch confirm:</w:t>
      </w:r>
    </w:p>
    <w:p w14:paraId="504422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E2888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Newsletter form works</w:t>
      </w:r>
    </w:p>
    <w:p w14:paraId="6D9D75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Email validation working</w:t>
      </w:r>
    </w:p>
    <w:p w14:paraId="4CBFAE0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Database saving correctly</w:t>
      </w:r>
    </w:p>
    <w:p w14:paraId="7083F71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CRM sync working</w:t>
      </w:r>
    </w:p>
    <w:p w14:paraId="11AA2DA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Confirmation email sent</w:t>
      </w:r>
    </w:p>
    <w:p w14:paraId="48A7324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Unsubscribe link tested</w:t>
      </w:r>
    </w:p>
    <w:p w14:paraId="5140548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QR code scans correctly</w:t>
      </w:r>
    </w:p>
    <w:p w14:paraId="2BF7F2F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Downloads open correctly</w:t>
      </w:r>
    </w:p>
    <w:p w14:paraId="62300C5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Social icons open correctly</w:t>
      </w:r>
    </w:p>
    <w:p w14:paraId="6855A0E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Phone/email links working</w:t>
      </w:r>
    </w:p>
    <w:p w14:paraId="380A5BB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Back to top working</w:t>
      </w:r>
    </w:p>
    <w:p w14:paraId="006E46B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Mobile testing complete</w:t>
      </w:r>
    </w:p>
    <w:p w14:paraId="219C9BC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Accessibility verified</w:t>
      </w:r>
    </w:p>
    <w:p w14:paraId="1010CF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Analytics events firing</w:t>
      </w:r>
    </w:p>
    <w:p w14:paraId="70076F0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No console errors</w:t>
      </w:r>
    </w:p>
    <w:p w14:paraId="683ACFB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SPF/DKIM/DMARC configured</w:t>
      </w:r>
    </w:p>
    <w:p w14:paraId="333EBCA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AD13E4A">
          <v:rect id="_x0000_i1080" alt="" style="width:451.3pt;height:.05pt;mso-width-percent:0;mso-height-percent:0;mso-width-percent:0;mso-height-percent:0" o:hralign="center" o:hrstd="t" o:hr="t" fillcolor="#a0a0a0" stroked="f"/>
        </w:pict>
      </w:r>
    </w:p>
    <w:p w14:paraId="08D8161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25. NEWSLETTER SENDING WORKFLOW (OPERATIONAL)</w:t>
      </w:r>
    </w:p>
    <w:p w14:paraId="64D4CF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32BCB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Newsletter campaigns will be sent manually by the RKM Foundation team.</w:t>
      </w:r>
    </w:p>
    <w:p w14:paraId="522FFD8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61D67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Frequency</w:t>
      </w:r>
    </w:p>
    <w:p w14:paraId="01187C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36692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Monthly or ad-hoc (as needed)</w:t>
      </w:r>
    </w:p>
    <w:p w14:paraId="3118FA1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3E18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Sending Method</w:t>
      </w:r>
    </w:p>
    <w:p w14:paraId="3730AA27" w14:textId="77777777" w:rsidR="00341D20" w:rsidRPr="00341D20" w:rsidRDefault="00341D20" w:rsidP="00341D20">
      <w:pPr>
        <w:numPr>
          <w:ilvl w:val="0"/>
          <w:numId w:val="2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Admin exports subscriber list from the admin panel or Zoho CRM</w:t>
      </w:r>
    </w:p>
    <w:p w14:paraId="60FC7B89" w14:textId="77777777" w:rsidR="00341D20" w:rsidRPr="00341D20" w:rsidRDefault="00341D20" w:rsidP="00341D20">
      <w:pPr>
        <w:numPr>
          <w:ilvl w:val="0"/>
          <w:numId w:val="2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Campaign is created using Zoho Campaigns (or equivalent email platform)</w:t>
      </w:r>
    </w:p>
    <w:p w14:paraId="511C2570" w14:textId="77777777" w:rsidR="00341D20" w:rsidRPr="00341D20" w:rsidRDefault="00341D20" w:rsidP="00341D20">
      <w:pPr>
        <w:numPr>
          <w:ilvl w:val="0"/>
          <w:numId w:val="2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Email is sent to all </w:t>
      </w:r>
      <w:r w:rsidRPr="00341D20">
        <w:rPr>
          <w:rFonts w:ascii="Helvetica" w:eastAsia="Times New Roman" w:hAnsi="Helvetica" w:cs="Times New Roman"/>
          <w:b/>
          <w:bCs/>
          <w:kern w:val="0"/>
          <w:sz w:val="18"/>
          <w:szCs w:val="18"/>
          <w:lang w:eastAsia="en-GB"/>
          <w14:ligatures w14:val="none"/>
        </w:rPr>
        <w:t>active subscribers only</w:t>
      </w:r>
    </w:p>
    <w:p w14:paraId="3FD51E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FBC0F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Typical Newsletter Content</w:t>
      </w:r>
    </w:p>
    <w:p w14:paraId="6E26870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71682A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Impact stories</w:t>
      </w:r>
    </w:p>
    <w:p w14:paraId="159E8D7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Fundraiser highlights</w:t>
      </w:r>
    </w:p>
    <w:p w14:paraId="7EA6F24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Programme updates</w:t>
      </w:r>
    </w:p>
    <w:p w14:paraId="65A9E0B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Volunteer opportunities</w:t>
      </w:r>
    </w:p>
    <w:p w14:paraId="411EB2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Donor spotlights</w:t>
      </w:r>
    </w:p>
    <w:p w14:paraId="51B6D44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DF983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Rules</w:t>
      </w:r>
    </w:p>
    <w:p w14:paraId="182FEC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8F0E2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Only subscribers with status = active must receive emails</w:t>
      </w:r>
    </w:p>
    <w:p w14:paraId="681F039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Unsubscribed users must never be included in campaign exports</w:t>
      </w:r>
    </w:p>
    <w:p w14:paraId="08D8FF9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D5BA865">
          <v:rect id="_x0000_i1079" alt="" style="width:451.3pt;height:.05pt;mso-width-percent:0;mso-height-percent:0;mso-width-percent:0;mso-height-percent:0" o:hralign="center" o:hrstd="t" o:hr="t" fillcolor="#a0a0a0" stroked="f"/>
        </w:pict>
      </w:r>
    </w:p>
    <w:p w14:paraId="07D1F2F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26. UNSUBSCRIBE RATE LIMIT</w:t>
      </w:r>
    </w:p>
    <w:p w14:paraId="1C6391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C081F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prevent abuse of the unsubscribe endpoint, apply the following limit:</w:t>
      </w:r>
    </w:p>
    <w:p w14:paraId="1E464C8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9F1A2B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Rate Limit</w:t>
      </w:r>
    </w:p>
    <w:p w14:paraId="15FB322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0BEB69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Maximum </w:t>
      </w:r>
      <w:r w:rsidRPr="00341D20">
        <w:rPr>
          <w:rFonts w:ascii="Helvetica" w:eastAsia="Times New Roman" w:hAnsi="Helvetica" w:cs="Times New Roman"/>
          <w:b/>
          <w:bCs/>
          <w:kern w:val="0"/>
          <w:sz w:val="18"/>
          <w:szCs w:val="18"/>
          <w:lang w:eastAsia="en-GB"/>
          <w14:ligatures w14:val="none"/>
        </w:rPr>
        <w:t>5 unsubscribe attempts per IP per hour</w:t>
      </w:r>
    </w:p>
    <w:p w14:paraId="0F6F84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447F89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the limit is exceeded, return the message:</w:t>
      </w:r>
    </w:p>
    <w:p w14:paraId="18193D9C"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Too many unsubscribe attempts. Please try again later.</w:t>
      </w:r>
    </w:p>
    <w:p w14:paraId="1B5D415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Logging Requirement</w:t>
      </w:r>
    </w:p>
    <w:p w14:paraId="63A0A5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4EFC79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Each unsubscribe request must log:</w:t>
      </w:r>
    </w:p>
    <w:p w14:paraId="1DC8A8B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5FCA16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subscriber_id</w:t>
      </w:r>
    </w:p>
    <w:p w14:paraId="37C81BF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IP address</w:t>
      </w:r>
    </w:p>
    <w:p w14:paraId="12E4E9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timestamp</w:t>
      </w:r>
    </w:p>
    <w:p w14:paraId="72E2BF3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request status (success / failed)</w:t>
      </w:r>
    </w:p>
    <w:p w14:paraId="7FCE8DF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22A7AE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 xml:space="preserve">Subscriber records must </w:t>
      </w:r>
      <w:r w:rsidRPr="00341D20">
        <w:rPr>
          <w:rFonts w:ascii="Helvetica" w:eastAsia="Times New Roman" w:hAnsi="Helvetica" w:cs="Times New Roman"/>
          <w:b/>
          <w:bCs/>
          <w:kern w:val="0"/>
          <w:sz w:val="18"/>
          <w:szCs w:val="18"/>
          <w:lang w:eastAsia="en-GB"/>
          <w14:ligatures w14:val="none"/>
        </w:rPr>
        <w:t>never be deleted</w:t>
      </w:r>
      <w:r w:rsidRPr="00341D20">
        <w:rPr>
          <w:rFonts w:ascii="Helvetica" w:eastAsia="Times New Roman" w:hAnsi="Helvetica" w:cs="Times New Roman"/>
          <w:kern w:val="0"/>
          <w:sz w:val="18"/>
          <w:szCs w:val="18"/>
          <w:lang w:eastAsia="en-GB"/>
          <w14:ligatures w14:val="none"/>
        </w:rPr>
        <w:t>, only updated to:</w:t>
      </w:r>
    </w:p>
    <w:p w14:paraId="22BAC9B7" w14:textId="77777777" w:rsidR="00341D20" w:rsidRPr="00341D20" w:rsidRDefault="00341D20" w:rsidP="0034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Courier New"/>
          <w:kern w:val="0"/>
          <w:sz w:val="18"/>
          <w:szCs w:val="18"/>
          <w:lang w:eastAsia="en-GB"/>
          <w14:ligatures w14:val="none"/>
        </w:rPr>
      </w:pPr>
      <w:r w:rsidRPr="00341D20">
        <w:rPr>
          <w:rFonts w:ascii="Helvetica" w:eastAsia="Times New Roman" w:hAnsi="Helvetica" w:cs="Courier New"/>
          <w:kern w:val="0"/>
          <w:sz w:val="18"/>
          <w:szCs w:val="18"/>
          <w:lang w:eastAsia="en-GB"/>
          <w14:ligatures w14:val="none"/>
        </w:rPr>
        <w:t>status = 'unsubscribed'</w:t>
      </w:r>
    </w:p>
    <w:p w14:paraId="72D92F5E" w14:textId="77777777" w:rsidR="00341D20" w:rsidRPr="00341D20" w:rsidRDefault="00341D20" w:rsidP="00341D20">
      <w:pPr>
        <w:spacing w:line="240" w:lineRule="auto"/>
        <w:rPr>
          <w:rFonts w:ascii="Helvetica" w:hAnsi="Helvetica"/>
          <w:sz w:val="18"/>
          <w:szCs w:val="18"/>
        </w:rPr>
      </w:pPr>
    </w:p>
    <w:tbl>
      <w:tblPr>
        <w:tblW w:w="31670" w:type="dxa"/>
        <w:tblLook w:val="04A0" w:firstRow="1" w:lastRow="0" w:firstColumn="1" w:lastColumn="0" w:noHBand="0" w:noVBand="1"/>
      </w:tblPr>
      <w:tblGrid>
        <w:gridCol w:w="7153"/>
        <w:gridCol w:w="3360"/>
        <w:gridCol w:w="7069"/>
        <w:gridCol w:w="7044"/>
        <w:gridCol w:w="7044"/>
      </w:tblGrid>
      <w:tr w:rsidR="00341D20" w:rsidRPr="00341D20" w14:paraId="2DCE45E1"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C1A738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1A8AF237"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noWrap/>
            <w:vAlign w:val="center"/>
            <w:hideMark/>
          </w:tcPr>
          <w:p w14:paraId="5D5B81A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RKM FOUNDATION</w:t>
            </w:r>
          </w:p>
        </w:tc>
      </w:tr>
      <w:tr w:rsidR="00341D20" w:rsidRPr="00341D20" w14:paraId="08197F7B"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noWrap/>
            <w:vAlign w:val="center"/>
            <w:hideMark/>
          </w:tcPr>
          <w:p w14:paraId="5F7AE11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WEBSITE </w:t>
            </w:r>
          </w:p>
        </w:tc>
      </w:tr>
      <w:tr w:rsidR="00341D20" w:rsidRPr="00341D20" w14:paraId="0FBEA64F"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553C428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BALANCE</w:t>
            </w:r>
          </w:p>
        </w:tc>
        <w:tc>
          <w:tcPr>
            <w:tcW w:w="3360" w:type="dxa"/>
            <w:tcBorders>
              <w:top w:val="nil"/>
              <w:left w:val="nil"/>
              <w:bottom w:val="single" w:sz="4" w:space="0" w:color="auto"/>
              <w:right w:val="single" w:sz="4" w:space="0" w:color="auto"/>
            </w:tcBorders>
            <w:noWrap/>
            <w:vAlign w:val="center"/>
            <w:hideMark/>
          </w:tcPr>
          <w:p w14:paraId="03D16C1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DETAILS</w:t>
            </w:r>
          </w:p>
        </w:tc>
        <w:tc>
          <w:tcPr>
            <w:tcW w:w="21157" w:type="dxa"/>
            <w:gridSpan w:val="3"/>
            <w:tcBorders>
              <w:top w:val="single" w:sz="4" w:space="0" w:color="auto"/>
              <w:left w:val="nil"/>
              <w:bottom w:val="single" w:sz="4" w:space="0" w:color="auto"/>
              <w:right w:val="single" w:sz="4" w:space="0" w:color="auto"/>
            </w:tcBorders>
            <w:noWrap/>
            <w:vAlign w:val="center"/>
            <w:hideMark/>
          </w:tcPr>
          <w:p w14:paraId="142CA4E5"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PARTICULARS</w:t>
            </w:r>
          </w:p>
        </w:tc>
      </w:tr>
      <w:tr w:rsidR="00341D20" w:rsidRPr="00341D20" w14:paraId="5394DC76"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1FFED242"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COMMON</w:t>
            </w:r>
          </w:p>
        </w:tc>
        <w:tc>
          <w:tcPr>
            <w:tcW w:w="3360" w:type="dxa"/>
            <w:tcBorders>
              <w:top w:val="nil"/>
              <w:left w:val="nil"/>
              <w:bottom w:val="single" w:sz="4" w:space="0" w:color="auto"/>
              <w:right w:val="single" w:sz="4" w:space="0" w:color="auto"/>
            </w:tcBorders>
            <w:noWrap/>
            <w:vAlign w:val="center"/>
            <w:hideMark/>
          </w:tcPr>
          <w:p w14:paraId="0DD4F23D"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ALL PAGES</w:t>
            </w:r>
          </w:p>
        </w:tc>
        <w:tc>
          <w:tcPr>
            <w:tcW w:w="21157" w:type="dxa"/>
            <w:gridSpan w:val="3"/>
            <w:tcBorders>
              <w:top w:val="single" w:sz="4" w:space="0" w:color="auto"/>
              <w:left w:val="nil"/>
              <w:bottom w:val="single" w:sz="4" w:space="0" w:color="auto"/>
              <w:right w:val="single" w:sz="4" w:space="0" w:color="auto"/>
            </w:tcBorders>
            <w:noWrap/>
            <w:vAlign w:val="center"/>
            <w:hideMark/>
          </w:tcPr>
          <w:p w14:paraId="3D5DD3D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HEADER + FOOTER</w:t>
            </w:r>
          </w:p>
        </w:tc>
      </w:tr>
      <w:tr w:rsidR="00341D20" w:rsidRPr="00341D20" w14:paraId="27127D0F"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0DA704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7DC38116" w14:textId="77777777" w:rsidTr="00341D20">
        <w:trPr>
          <w:trHeight w:val="300"/>
        </w:trPr>
        <w:tc>
          <w:tcPr>
            <w:tcW w:w="7153" w:type="dxa"/>
            <w:vMerge w:val="restart"/>
            <w:tcBorders>
              <w:top w:val="nil"/>
              <w:left w:val="single" w:sz="4" w:space="0" w:color="auto"/>
              <w:bottom w:val="single" w:sz="4" w:space="0" w:color="auto"/>
              <w:right w:val="single" w:sz="4" w:space="0" w:color="auto"/>
            </w:tcBorders>
            <w:noWrap/>
            <w:vAlign w:val="center"/>
            <w:hideMark/>
          </w:tcPr>
          <w:p w14:paraId="0B54687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ALL PAGES</w:t>
            </w:r>
          </w:p>
        </w:tc>
        <w:tc>
          <w:tcPr>
            <w:tcW w:w="3360" w:type="dxa"/>
            <w:vMerge w:val="restart"/>
            <w:tcBorders>
              <w:top w:val="nil"/>
              <w:left w:val="single" w:sz="4" w:space="0" w:color="auto"/>
              <w:bottom w:val="single" w:sz="4" w:space="0" w:color="auto"/>
              <w:right w:val="single" w:sz="4" w:space="0" w:color="auto"/>
            </w:tcBorders>
            <w:noWrap/>
            <w:vAlign w:val="center"/>
            <w:hideMark/>
          </w:tcPr>
          <w:p w14:paraId="40376F2C"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HEADER </w:t>
            </w:r>
          </w:p>
        </w:tc>
        <w:tc>
          <w:tcPr>
            <w:tcW w:w="21157" w:type="dxa"/>
            <w:gridSpan w:val="3"/>
            <w:tcBorders>
              <w:top w:val="single" w:sz="4" w:space="0" w:color="auto"/>
              <w:left w:val="nil"/>
              <w:bottom w:val="single" w:sz="4" w:space="0" w:color="auto"/>
              <w:right w:val="single" w:sz="4" w:space="0" w:color="auto"/>
            </w:tcBorders>
            <w:noWrap/>
            <w:vAlign w:val="center"/>
            <w:hideMark/>
          </w:tcPr>
          <w:p w14:paraId="29B0C6B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ALWAYS VISIBLE: HTTPS://KANSO.FRAMER.MEDIA/, SAME HEADER - INCLUDING DATE AND TIME ONLY CHANGE NAVIGATION MENU</w:t>
            </w:r>
          </w:p>
        </w:tc>
      </w:tr>
      <w:tr w:rsidR="00341D20" w:rsidRPr="00341D20" w14:paraId="32F3A902"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503C34C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30C2C0C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3A6AEC2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UPDATE THE + SIGN DETAILS</w:t>
            </w:r>
          </w:p>
        </w:tc>
      </w:tr>
      <w:tr w:rsidR="00341D20" w:rsidRPr="00341D20" w14:paraId="0D13AF98"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48A774B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5B3552C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27B60612"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LOGO: SMALL LOGO + RKM FOUNDATION WRITTEN BELOW THE LOGO ON LEFT SIDE</w:t>
            </w:r>
          </w:p>
        </w:tc>
      </w:tr>
      <w:tr w:rsidR="00341D20" w:rsidRPr="00341D20" w14:paraId="179359C2"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4743FF8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16AEEFC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50318A4C"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⁠NAVIGATION MENU: HOME I ABOUT US | DONATE | SA FUNDRAISER I SHOP FOR A CAUSE I CSR I CTA: LOG IN [EXTREME RIGHT]​</w:t>
            </w:r>
          </w:p>
        </w:tc>
      </w:tr>
      <w:tr w:rsidR="00341D20" w:rsidRPr="00341D20" w14:paraId="232C908B"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0AE71A4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5EE7F57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03C1217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LANGUAGE SUPPORT: </w:t>
            </w:r>
            <w:r w:rsidRPr="00341D20">
              <w:rPr>
                <w:rFonts w:ascii="Kohinoor Devanagari" w:eastAsia="Times New Roman" w:hAnsi="Kohinoor Devanagari" w:cs="Kohinoor Devanagari"/>
                <w:color w:val="000000"/>
                <w:kern w:val="0"/>
                <w:sz w:val="18"/>
                <w:szCs w:val="18"/>
                <w:lang w:eastAsia="en-GB"/>
                <w14:ligatures w14:val="none"/>
              </w:rPr>
              <w:t>हिंदी</w:t>
            </w:r>
            <w:r w:rsidRPr="00341D20">
              <w:rPr>
                <w:rFonts w:ascii="Helvetica" w:eastAsia="Times New Roman" w:hAnsi="Helvetica" w:cs="Times New Roman"/>
                <w:color w:val="000000"/>
                <w:kern w:val="0"/>
                <w:sz w:val="18"/>
                <w:szCs w:val="18"/>
                <w:lang w:eastAsia="en-GB"/>
                <w14:ligatures w14:val="none"/>
              </w:rPr>
              <w:t xml:space="preserve"> | ENGLISH</w:t>
            </w:r>
          </w:p>
        </w:tc>
      </w:tr>
      <w:tr w:rsidR="00341D20" w:rsidRPr="00341D20" w14:paraId="7AAC7AFB"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7FB1E994"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675ABEBC"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1F5428C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ACCESSIBILITY: COMPLIANT WITH [WCAG STANDARDS FOR ACCESSIBILITY]</w:t>
            </w:r>
          </w:p>
        </w:tc>
      </w:tr>
      <w:tr w:rsidR="00341D20" w:rsidRPr="00341D20" w14:paraId="2D057DD1"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5F6ED9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1018D946" w14:textId="77777777" w:rsidTr="00341D20">
        <w:trPr>
          <w:trHeight w:val="300"/>
        </w:trPr>
        <w:tc>
          <w:tcPr>
            <w:tcW w:w="7153" w:type="dxa"/>
            <w:vMerge w:val="restart"/>
            <w:tcBorders>
              <w:top w:val="nil"/>
              <w:left w:val="single" w:sz="4" w:space="0" w:color="auto"/>
              <w:bottom w:val="single" w:sz="4" w:space="0" w:color="auto"/>
              <w:right w:val="single" w:sz="4" w:space="0" w:color="auto"/>
            </w:tcBorders>
            <w:noWrap/>
            <w:vAlign w:val="center"/>
            <w:hideMark/>
          </w:tcPr>
          <w:p w14:paraId="46B88B1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ALL PAGES</w:t>
            </w:r>
          </w:p>
        </w:tc>
        <w:tc>
          <w:tcPr>
            <w:tcW w:w="3360" w:type="dxa"/>
            <w:vMerge w:val="restart"/>
            <w:tcBorders>
              <w:top w:val="nil"/>
              <w:left w:val="single" w:sz="4" w:space="0" w:color="auto"/>
              <w:bottom w:val="single" w:sz="4" w:space="0" w:color="auto"/>
              <w:right w:val="single" w:sz="4" w:space="0" w:color="auto"/>
            </w:tcBorders>
            <w:noWrap/>
            <w:vAlign w:val="center"/>
            <w:hideMark/>
          </w:tcPr>
          <w:p w14:paraId="30BD258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FOOTER</w:t>
            </w:r>
          </w:p>
        </w:tc>
        <w:tc>
          <w:tcPr>
            <w:tcW w:w="21157" w:type="dxa"/>
            <w:gridSpan w:val="3"/>
            <w:tcBorders>
              <w:top w:val="single" w:sz="4" w:space="0" w:color="auto"/>
              <w:left w:val="nil"/>
              <w:bottom w:val="single" w:sz="4" w:space="0" w:color="auto"/>
              <w:right w:val="single" w:sz="4" w:space="0" w:color="auto"/>
            </w:tcBorders>
            <w:noWrap/>
            <w:vAlign w:val="center"/>
            <w:hideMark/>
          </w:tcPr>
          <w:p w14:paraId="6356B2DE"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SUBSCRIBE TO HOPE: EMAIL ADDRESS: SUBSCRIBE: NO BOTTOM LINE BELOW THIS.</w:t>
            </w:r>
          </w:p>
        </w:tc>
      </w:tr>
      <w:tr w:rsidR="00341D20" w:rsidRPr="00341D20" w14:paraId="1016BA68"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2454181D"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492DE78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0117FB7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1] LOGO + NAME + BRIEF + SOCIAL MEDIA LINKS:</w:t>
            </w:r>
          </w:p>
        </w:tc>
      </w:tr>
      <w:tr w:rsidR="00341D20" w:rsidRPr="00341D20" w14:paraId="3DC253E7"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52F9E7C5"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583D5A8D"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44C7BD9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2] THESE SHOULD BE LINKS TO APPS &amp; MAP / CONTACT US: +91 9920780003 / INFO@RKM.SUPPORT / 201, 2ND FLOOR, BUILDING NUMBER 4, PARAMOS TOWER, VASANT LAWNS, MAJIWADA, THANE WEST - 400601, MAHARASHTRA, INDIA / MONDAY TO FRIDAY, 9 AM – 5 PM​.</w:t>
            </w:r>
          </w:p>
        </w:tc>
      </w:tr>
      <w:tr w:rsidR="00341D20" w:rsidRPr="00341D20" w14:paraId="5E76AF24"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6319A845"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6A5959B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00D3F550"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3] DOWNLOADS [THESE SHOULD BE DOWNLOAD ABLE LINKS] MENTIONED ON  BOTTOM</w:t>
            </w:r>
          </w:p>
        </w:tc>
      </w:tr>
      <w:tr w:rsidR="00341D20" w:rsidRPr="00341D20" w14:paraId="7AE423D3"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0A29D0F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0141A33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4E1E4905"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4] QUICK LINKS: FAQs | CAREERS | LEGAL DISCLAIMERS (PRIVACY, TERMS, OTHERS)</w:t>
            </w:r>
          </w:p>
        </w:tc>
      </w:tr>
      <w:tr w:rsidR="00341D20" w:rsidRPr="00341D20" w14:paraId="67DCE956"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1D3F473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1F9CFD74"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64B3FC24"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5] QR TO PAYMENT GATEWAY</w:t>
            </w:r>
          </w:p>
        </w:tc>
      </w:tr>
      <w:tr w:rsidR="00341D20" w:rsidRPr="00341D20" w14:paraId="1F30155E"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20F0768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44004DF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5ABCFC8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BOTTOM LINE: COPYRIGHT © 2026 RKM FOUNDATION | ALL RIGHTS RESERVED -  BACK TO TOP SYMBOL</w:t>
            </w:r>
          </w:p>
        </w:tc>
      </w:tr>
      <w:tr w:rsidR="00341D20" w:rsidRPr="00341D20" w14:paraId="184187E8"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2B08095"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2EC6BEB8" w14:textId="77777777" w:rsidTr="00341D20">
        <w:trPr>
          <w:trHeight w:val="300"/>
        </w:trPr>
        <w:tc>
          <w:tcPr>
            <w:tcW w:w="7153" w:type="dxa"/>
            <w:vMerge w:val="restart"/>
            <w:tcBorders>
              <w:top w:val="nil"/>
              <w:left w:val="single" w:sz="4" w:space="0" w:color="auto"/>
              <w:bottom w:val="single" w:sz="4" w:space="0" w:color="auto"/>
              <w:right w:val="single" w:sz="4" w:space="0" w:color="auto"/>
            </w:tcBorders>
            <w:noWrap/>
            <w:vAlign w:val="center"/>
            <w:hideMark/>
          </w:tcPr>
          <w:p w14:paraId="2507967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DONATE NOW</w:t>
            </w:r>
          </w:p>
        </w:tc>
        <w:tc>
          <w:tcPr>
            <w:tcW w:w="3360" w:type="dxa"/>
            <w:vMerge w:val="restart"/>
            <w:tcBorders>
              <w:top w:val="nil"/>
              <w:left w:val="single" w:sz="4" w:space="0" w:color="auto"/>
              <w:bottom w:val="single" w:sz="4" w:space="0" w:color="auto"/>
              <w:right w:val="single" w:sz="4" w:space="0" w:color="auto"/>
            </w:tcBorders>
            <w:noWrap/>
            <w:vAlign w:val="center"/>
            <w:hideMark/>
          </w:tcPr>
          <w:p w14:paraId="2F241C2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LANDING PAGE</w:t>
            </w:r>
          </w:p>
        </w:tc>
        <w:tc>
          <w:tcPr>
            <w:tcW w:w="21157" w:type="dxa"/>
            <w:gridSpan w:val="3"/>
            <w:tcBorders>
              <w:top w:val="single" w:sz="4" w:space="0" w:color="auto"/>
              <w:left w:val="nil"/>
              <w:bottom w:val="single" w:sz="4" w:space="0" w:color="auto"/>
              <w:right w:val="single" w:sz="4" w:space="0" w:color="auto"/>
            </w:tcBorders>
            <w:noWrap/>
            <w:vAlign w:val="center"/>
            <w:hideMark/>
          </w:tcPr>
          <w:p w14:paraId="17583A7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JOIN THE MOVEMENT - DONATE NOW</w:t>
            </w:r>
          </w:p>
        </w:tc>
      </w:tr>
      <w:tr w:rsidR="00341D20" w:rsidRPr="00341D20" w14:paraId="45026C19" w14:textId="77777777" w:rsidTr="00341D20">
        <w:trPr>
          <w:trHeight w:val="300"/>
        </w:trPr>
        <w:tc>
          <w:tcPr>
            <w:tcW w:w="7153" w:type="dxa"/>
            <w:vMerge/>
            <w:tcBorders>
              <w:top w:val="nil"/>
              <w:left w:val="single" w:sz="4" w:space="0" w:color="auto"/>
              <w:bottom w:val="single" w:sz="4" w:space="0" w:color="auto"/>
              <w:right w:val="single" w:sz="4" w:space="0" w:color="auto"/>
            </w:tcBorders>
            <w:vAlign w:val="center"/>
            <w:hideMark/>
          </w:tcPr>
          <w:p w14:paraId="198F5F2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3360" w:type="dxa"/>
            <w:vMerge/>
            <w:tcBorders>
              <w:top w:val="nil"/>
              <w:left w:val="single" w:sz="4" w:space="0" w:color="auto"/>
              <w:bottom w:val="single" w:sz="4" w:space="0" w:color="auto"/>
              <w:right w:val="single" w:sz="4" w:space="0" w:color="auto"/>
            </w:tcBorders>
            <w:vAlign w:val="center"/>
            <w:hideMark/>
          </w:tcPr>
          <w:p w14:paraId="2C413700"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p>
        </w:tc>
        <w:tc>
          <w:tcPr>
            <w:tcW w:w="21157" w:type="dxa"/>
            <w:gridSpan w:val="3"/>
            <w:tcBorders>
              <w:top w:val="single" w:sz="4" w:space="0" w:color="auto"/>
              <w:left w:val="nil"/>
              <w:bottom w:val="single" w:sz="4" w:space="0" w:color="auto"/>
              <w:right w:val="single" w:sz="4" w:space="0" w:color="auto"/>
            </w:tcBorders>
            <w:noWrap/>
            <w:vAlign w:val="center"/>
            <w:hideMark/>
          </w:tcPr>
          <w:p w14:paraId="5CE7D5D0"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Donations are eligible for CSR expenditure and tax deduction under Section 80G of the Income Tax Act, 1961.</w:t>
            </w:r>
          </w:p>
        </w:tc>
      </w:tr>
      <w:tr w:rsidR="00341D20" w:rsidRPr="00341D20" w14:paraId="71116E6F"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8F9C544"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0E9D49D6"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noWrap/>
            <w:vAlign w:val="center"/>
            <w:hideMark/>
          </w:tcPr>
          <w:p w14:paraId="44C6830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DOWNLOADS</w:t>
            </w:r>
          </w:p>
        </w:tc>
      </w:tr>
      <w:tr w:rsidR="00341D20" w:rsidRPr="00341D20" w14:paraId="03397C8E"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43264340"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  CONTACT DETAILS</w:t>
            </w:r>
          </w:p>
        </w:tc>
        <w:tc>
          <w:tcPr>
            <w:tcW w:w="3360" w:type="dxa"/>
            <w:tcBorders>
              <w:top w:val="nil"/>
              <w:left w:val="nil"/>
              <w:bottom w:val="single" w:sz="4" w:space="0" w:color="auto"/>
              <w:right w:val="single" w:sz="4" w:space="0" w:color="auto"/>
            </w:tcBorders>
            <w:noWrap/>
            <w:vAlign w:val="center"/>
            <w:hideMark/>
          </w:tcPr>
          <w:p w14:paraId="2DEEC40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3BE3B30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29574BD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1505311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381F0315"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4F6BF95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  PAYMENT DETAILS</w:t>
            </w:r>
          </w:p>
        </w:tc>
        <w:tc>
          <w:tcPr>
            <w:tcW w:w="3360" w:type="dxa"/>
            <w:tcBorders>
              <w:top w:val="nil"/>
              <w:left w:val="nil"/>
              <w:bottom w:val="single" w:sz="4" w:space="0" w:color="auto"/>
              <w:right w:val="single" w:sz="4" w:space="0" w:color="auto"/>
            </w:tcBorders>
            <w:noWrap/>
            <w:vAlign w:val="center"/>
            <w:hideMark/>
          </w:tcPr>
          <w:p w14:paraId="7C49BA2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33774D7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02E3022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59D76A8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1238BBC8"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18C60A0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⁠REGISTRATION: E</w:t>
            </w:r>
            <w:r w:rsidRPr="00341D20">
              <w:rPr>
                <w:rFonts w:ascii="Helvetica" w:eastAsia="Times New Roman" w:hAnsi="Helvetica" w:cs="Times New Roman"/>
                <w:color w:val="000000"/>
                <w:kern w:val="0"/>
                <w:sz w:val="18"/>
                <w:szCs w:val="18"/>
                <w:lang w:eastAsia="en-GB"/>
                <w14:ligatures w14:val="none"/>
              </w:rPr>
              <w:noBreakHyphen/>
              <w:t>30560</w:t>
            </w:r>
          </w:p>
        </w:tc>
        <w:tc>
          <w:tcPr>
            <w:tcW w:w="3360" w:type="dxa"/>
            <w:tcBorders>
              <w:top w:val="nil"/>
              <w:left w:val="nil"/>
              <w:bottom w:val="single" w:sz="4" w:space="0" w:color="auto"/>
              <w:right w:val="single" w:sz="4" w:space="0" w:color="auto"/>
            </w:tcBorders>
            <w:noWrap/>
            <w:vAlign w:val="center"/>
            <w:hideMark/>
          </w:tcPr>
          <w:p w14:paraId="007BA0BD"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21D21F3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15056A4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0BCB52E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60096FB9"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25889E8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⁠PAN: AACTR4271L</w:t>
            </w:r>
          </w:p>
        </w:tc>
        <w:tc>
          <w:tcPr>
            <w:tcW w:w="3360" w:type="dxa"/>
            <w:tcBorders>
              <w:top w:val="nil"/>
              <w:left w:val="nil"/>
              <w:bottom w:val="single" w:sz="4" w:space="0" w:color="auto"/>
              <w:right w:val="single" w:sz="4" w:space="0" w:color="auto"/>
            </w:tcBorders>
            <w:noWrap/>
            <w:vAlign w:val="center"/>
            <w:hideMark/>
          </w:tcPr>
          <w:p w14:paraId="05370325"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2A804699"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1621147E"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0E1BEAC0"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r>
      <w:tr w:rsidR="00341D20" w:rsidRPr="00341D20" w14:paraId="346064E3" w14:textId="77777777" w:rsidTr="00341D20">
        <w:trPr>
          <w:trHeight w:val="300"/>
        </w:trPr>
        <w:tc>
          <w:tcPr>
            <w:tcW w:w="7153" w:type="dxa"/>
            <w:tcBorders>
              <w:top w:val="nil"/>
              <w:left w:val="single" w:sz="4" w:space="0" w:color="auto"/>
              <w:bottom w:val="single" w:sz="4" w:space="0" w:color="auto"/>
              <w:right w:val="single" w:sz="4" w:space="0" w:color="auto"/>
            </w:tcBorders>
            <w:shd w:val="clear" w:color="000000" w:fill="FFFF00"/>
            <w:noWrap/>
            <w:vAlign w:val="center"/>
            <w:hideMark/>
          </w:tcPr>
          <w:p w14:paraId="650FF59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  12A: 47522</w:t>
            </w:r>
          </w:p>
        </w:tc>
        <w:tc>
          <w:tcPr>
            <w:tcW w:w="3360" w:type="dxa"/>
            <w:tcBorders>
              <w:top w:val="nil"/>
              <w:left w:val="nil"/>
              <w:bottom w:val="single" w:sz="4" w:space="0" w:color="auto"/>
              <w:right w:val="single" w:sz="4" w:space="0" w:color="auto"/>
            </w:tcBorders>
            <w:noWrap/>
            <w:vAlign w:val="center"/>
            <w:hideMark/>
          </w:tcPr>
          <w:p w14:paraId="304DA13C"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2D2F4C8C"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0A9850DC"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1062ABAA" w14:textId="77777777" w:rsidR="00341D20" w:rsidRPr="00341D20" w:rsidRDefault="00341D20" w:rsidP="00341D20">
            <w:pPr>
              <w:spacing w:after="0" w:line="240" w:lineRule="auto"/>
              <w:rPr>
                <w:rFonts w:ascii="Helvetica" w:eastAsia="Times New Roman" w:hAnsi="Helvetica" w:cs="Times New Roman"/>
                <w:b/>
                <w:bCs/>
                <w:color w:val="000000"/>
                <w:kern w:val="0"/>
                <w:sz w:val="18"/>
                <w:szCs w:val="18"/>
                <w:lang w:eastAsia="en-GB"/>
                <w14:ligatures w14:val="none"/>
              </w:rPr>
            </w:pPr>
            <w:r w:rsidRPr="00341D20">
              <w:rPr>
                <w:rFonts w:ascii="Helvetica" w:eastAsia="Times New Roman" w:hAnsi="Helvetica" w:cs="Times New Roman"/>
                <w:b/>
                <w:bCs/>
                <w:color w:val="000000"/>
                <w:kern w:val="0"/>
                <w:sz w:val="18"/>
                <w:szCs w:val="18"/>
                <w:lang w:eastAsia="en-GB"/>
                <w14:ligatures w14:val="none"/>
              </w:rPr>
              <w:t> </w:t>
            </w:r>
          </w:p>
        </w:tc>
      </w:tr>
      <w:tr w:rsidR="00341D20" w:rsidRPr="00341D20" w14:paraId="20022D00"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710B20E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⁠80G: CITE80G9792014-152016-17</w:t>
            </w:r>
          </w:p>
        </w:tc>
        <w:tc>
          <w:tcPr>
            <w:tcW w:w="3360" w:type="dxa"/>
            <w:tcBorders>
              <w:top w:val="nil"/>
              <w:left w:val="nil"/>
              <w:bottom w:val="single" w:sz="4" w:space="0" w:color="auto"/>
              <w:right w:val="single" w:sz="4" w:space="0" w:color="auto"/>
            </w:tcBorders>
            <w:noWrap/>
            <w:vAlign w:val="center"/>
            <w:hideMark/>
          </w:tcPr>
          <w:p w14:paraId="52FACA0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7A24AB7B"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6BD37814"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2AB294C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5835112C"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0E850DE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⁠CSR: CSR00089305</w:t>
            </w:r>
          </w:p>
        </w:tc>
        <w:tc>
          <w:tcPr>
            <w:tcW w:w="3360" w:type="dxa"/>
            <w:tcBorders>
              <w:top w:val="nil"/>
              <w:left w:val="nil"/>
              <w:bottom w:val="single" w:sz="4" w:space="0" w:color="auto"/>
              <w:right w:val="single" w:sz="4" w:space="0" w:color="auto"/>
            </w:tcBorders>
            <w:noWrap/>
            <w:vAlign w:val="center"/>
            <w:hideMark/>
          </w:tcPr>
          <w:p w14:paraId="2173138A"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56C1469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4FBDBDD6"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3D289050"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5520D803" w14:textId="77777777" w:rsidTr="00341D20">
        <w:trPr>
          <w:trHeight w:val="300"/>
        </w:trPr>
        <w:tc>
          <w:tcPr>
            <w:tcW w:w="7153" w:type="dxa"/>
            <w:tcBorders>
              <w:top w:val="nil"/>
              <w:left w:val="single" w:sz="4" w:space="0" w:color="auto"/>
              <w:bottom w:val="single" w:sz="4" w:space="0" w:color="auto"/>
              <w:right w:val="single" w:sz="4" w:space="0" w:color="auto"/>
            </w:tcBorders>
            <w:noWrap/>
            <w:vAlign w:val="center"/>
            <w:hideMark/>
          </w:tcPr>
          <w:p w14:paraId="06E0A31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xml:space="preserve">  DARPAN: MH/2024/0457296</w:t>
            </w:r>
          </w:p>
        </w:tc>
        <w:tc>
          <w:tcPr>
            <w:tcW w:w="3360" w:type="dxa"/>
            <w:tcBorders>
              <w:top w:val="nil"/>
              <w:left w:val="nil"/>
              <w:bottom w:val="single" w:sz="4" w:space="0" w:color="auto"/>
              <w:right w:val="single" w:sz="4" w:space="0" w:color="auto"/>
            </w:tcBorders>
            <w:noWrap/>
            <w:vAlign w:val="center"/>
            <w:hideMark/>
          </w:tcPr>
          <w:p w14:paraId="72DDAEF3"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69" w:type="dxa"/>
            <w:tcBorders>
              <w:top w:val="nil"/>
              <w:left w:val="nil"/>
              <w:bottom w:val="single" w:sz="4" w:space="0" w:color="auto"/>
              <w:right w:val="single" w:sz="4" w:space="0" w:color="auto"/>
            </w:tcBorders>
            <w:noWrap/>
            <w:vAlign w:val="center"/>
            <w:hideMark/>
          </w:tcPr>
          <w:p w14:paraId="3D8D9B4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7C8C094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c>
          <w:tcPr>
            <w:tcW w:w="7044" w:type="dxa"/>
            <w:tcBorders>
              <w:top w:val="nil"/>
              <w:left w:val="nil"/>
              <w:bottom w:val="single" w:sz="4" w:space="0" w:color="auto"/>
              <w:right w:val="single" w:sz="4" w:space="0" w:color="auto"/>
            </w:tcBorders>
            <w:noWrap/>
            <w:vAlign w:val="center"/>
            <w:hideMark/>
          </w:tcPr>
          <w:p w14:paraId="234CD1FF"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265DD255"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80BC3A7"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505AB0CD"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noWrap/>
            <w:vAlign w:val="center"/>
            <w:hideMark/>
          </w:tcPr>
          <w:p w14:paraId="785AD999"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BRIEF: RKM Foundation is a registered charitable trust in India, bridging your generosity with the hopes of those who need it most. Donations to the Foundation are eligible for CSR contributions and tax deduction under Section 80G.</w:t>
            </w:r>
          </w:p>
        </w:tc>
      </w:tr>
      <w:tr w:rsidR="00341D20" w:rsidRPr="00341D20" w14:paraId="4DDC7BCD"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23D89CE"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r w:rsidR="00341D20" w:rsidRPr="00341D20" w14:paraId="20EE9B71"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noWrap/>
            <w:vAlign w:val="center"/>
            <w:hideMark/>
          </w:tcPr>
          <w:p w14:paraId="1E864AC1"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Careers: CHECK IMAGE ALSO: Contact Us - Join us on a transformative journey at RKM Foundation. Share your details below or write to info@rkm.support, and we’ll connect with you on opportunities that align with your goals and aspirations.</w:t>
            </w:r>
          </w:p>
        </w:tc>
      </w:tr>
      <w:tr w:rsidR="00341D20" w:rsidRPr="00341D20" w14:paraId="06527BB7" w14:textId="77777777" w:rsidTr="00341D20">
        <w:trPr>
          <w:trHeight w:val="300"/>
        </w:trPr>
        <w:tc>
          <w:tcPr>
            <w:tcW w:w="31670"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CCE02E8" w14:textId="77777777" w:rsidR="00341D20" w:rsidRPr="00341D20" w:rsidRDefault="00341D20" w:rsidP="00341D20">
            <w:pPr>
              <w:spacing w:after="0" w:line="240" w:lineRule="auto"/>
              <w:rPr>
                <w:rFonts w:ascii="Helvetica" w:eastAsia="Times New Roman" w:hAnsi="Helvetica" w:cs="Times New Roman"/>
                <w:color w:val="000000"/>
                <w:kern w:val="0"/>
                <w:sz w:val="18"/>
                <w:szCs w:val="18"/>
                <w:lang w:eastAsia="en-GB"/>
                <w14:ligatures w14:val="none"/>
              </w:rPr>
            </w:pPr>
            <w:r w:rsidRPr="00341D20">
              <w:rPr>
                <w:rFonts w:ascii="Helvetica" w:eastAsia="Times New Roman" w:hAnsi="Helvetica" w:cs="Times New Roman"/>
                <w:color w:val="000000"/>
                <w:kern w:val="0"/>
                <w:sz w:val="18"/>
                <w:szCs w:val="18"/>
                <w:lang w:eastAsia="en-GB"/>
                <w14:ligatures w14:val="none"/>
              </w:rPr>
              <w:t> </w:t>
            </w:r>
          </w:p>
        </w:tc>
      </w:tr>
    </w:tbl>
    <w:p w14:paraId="2F21F281" w14:textId="77777777" w:rsidR="00341D20" w:rsidRPr="00341D20" w:rsidRDefault="00341D20" w:rsidP="00341D20">
      <w:pPr>
        <w:spacing w:line="240" w:lineRule="auto"/>
        <w:rPr>
          <w:rFonts w:ascii="Helvetica" w:hAnsi="Helvetica"/>
          <w:sz w:val="18"/>
          <w:szCs w:val="18"/>
        </w:rPr>
      </w:pPr>
    </w:p>
    <w:p w14:paraId="3A95CC02"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Conflict Of Interest – Public Commitment</w:t>
      </w:r>
    </w:p>
    <w:p w14:paraId="1FC0444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committed to maintaining the highest standards of integrity, independence, and ethical decision-making in all its activities.</w:t>
      </w:r>
    </w:p>
    <w:p w14:paraId="2E08A3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Trustees and decision-makers are required to disclose any personal, financial, or professional interests that may influence, or appear to influence, their judgment in matters concerning the Foundation.</w:t>
      </w:r>
    </w:p>
    <w:p w14:paraId="1C70613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Where a potential conflict arises, the concerned individual will recuse themselves from the relevant discussion and decision-making process.</w:t>
      </w:r>
    </w:p>
    <w:p w14:paraId="1E4E051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decisions relating to partner selection, vendor engagement, and fund deployment are taken in the best interest of the Foundation’s charitable objectives and the communities we serve.</w:t>
      </w:r>
    </w:p>
    <w:p w14:paraId="3226579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Foundation does not permit personal gain from charitable funds, and any potential conflicts are addressed with transparency and accountability.</w:t>
      </w:r>
    </w:p>
    <w:p w14:paraId="03FA141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E64D0DC">
          <v:rect id="_x0000_i1078" alt="" style="width:451.3pt;height:.05pt;mso-width-percent:0;mso-height-percent:0;mso-width-percent:0;mso-height-percent:0" o:hralign="center" o:hrstd="t" o:hr="t" fillcolor="#a0a0a0" stroked="f"/>
        </w:pict>
      </w:r>
    </w:p>
    <w:p w14:paraId="2BE19BF6"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Donation Allocation &amp; Fund Utilisation Policy</w:t>
      </w:r>
    </w:p>
    <w:p w14:paraId="0928EB8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follows a structured and responsible approach to the allocation and utilisation of funds.</w:t>
      </w:r>
    </w:p>
    <w:p w14:paraId="01E09EF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Contributions are deployed toward clearly defined programmes aligned with our seven pillars of impact. A majority of funds are directed toward programmatic initiatives, while a limited portion supports essential administrative, compliance, and operational functions required to run the Foundation responsibly and sustainably.</w:t>
      </w:r>
    </w:p>
    <w:p w14:paraId="213F4C6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Where a donation is directed to a specific cause or pillar, we aim to honour donor intent to the fullest extent possible. If a project becomes fully funded or circumstances require modification, funds may be reallocated within similar charitable objectives to ensure meaningful and effective impact.</w:t>
      </w:r>
    </w:p>
    <w:p w14:paraId="14633A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All funds received are used solely for charitable purposes consistent with the Foundation’s registered objectives.</w:t>
      </w:r>
    </w:p>
    <w:p w14:paraId="3DC64A9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269AE72">
          <v:rect id="_x0000_i1077" alt="" style="width:451.3pt;height:.05pt;mso-width-percent:0;mso-height-percent:0;mso-width-percent:0;mso-height-percent:0" o:hralign="center" o:hrstd="t" o:hr="t" fillcolor="#a0a0a0" stroked="f"/>
        </w:pict>
      </w:r>
    </w:p>
    <w:p w14:paraId="7B290DAC"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Partner Ngo Selection Process</w:t>
      </w:r>
    </w:p>
    <w:p w14:paraId="70FE78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collaborates with trusted grassroots organisations to implement selected causes and initiatives.</w:t>
      </w:r>
    </w:p>
    <w:p w14:paraId="6D6FC06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Before confirming a partnership, we evaluate:</w:t>
      </w:r>
    </w:p>
    <w:p w14:paraId="73341A15" w14:textId="77777777" w:rsidR="00341D20" w:rsidRPr="00341D20" w:rsidRDefault="00341D20" w:rsidP="00341D20">
      <w:pPr>
        <w:numPr>
          <w:ilvl w:val="0"/>
          <w:numId w:val="2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Legal registration and statutory compliance under applicable laws</w:t>
      </w:r>
    </w:p>
    <w:p w14:paraId="30D99788" w14:textId="77777777" w:rsidR="00341D20" w:rsidRPr="00341D20" w:rsidRDefault="00341D20" w:rsidP="00341D20">
      <w:pPr>
        <w:numPr>
          <w:ilvl w:val="0"/>
          <w:numId w:val="2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Organisational credibility and governance standards</w:t>
      </w:r>
    </w:p>
    <w:p w14:paraId="269718A5" w14:textId="77777777" w:rsidR="00341D20" w:rsidRPr="00341D20" w:rsidRDefault="00341D20" w:rsidP="00341D20">
      <w:pPr>
        <w:numPr>
          <w:ilvl w:val="0"/>
          <w:numId w:val="2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Alignment with our mission, values, and impact philosophy</w:t>
      </w:r>
    </w:p>
    <w:p w14:paraId="0D993C6C" w14:textId="77777777" w:rsidR="00341D20" w:rsidRPr="00341D20" w:rsidRDefault="00341D20" w:rsidP="00341D20">
      <w:pPr>
        <w:numPr>
          <w:ilvl w:val="0"/>
          <w:numId w:val="2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Financial transparency and reporting capability</w:t>
      </w:r>
    </w:p>
    <w:p w14:paraId="4AAFC3D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Each partnership is formalised through documented confirmation defining scope, fund usage expectations, reporting timelines, and accountability standards.</w:t>
      </w:r>
    </w:p>
    <w:p w14:paraId="53F8E95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maintain oversight through appropriate documentation and periodic updates to ensure responsible deployment of funds.</w:t>
      </w:r>
    </w:p>
    <w:p w14:paraId="0F1BBCF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36FC7C5">
          <v:rect id="_x0000_i1076" alt="" style="width:451.3pt;height:.05pt;mso-width-percent:0;mso-height-percent:0;mso-width-percent:0;mso-height-percent:0" o:hralign="center" o:hrstd="t" o:hr="t" fillcolor="#a0a0a0" stroked="f"/>
        </w:pict>
      </w:r>
    </w:p>
    <w:p w14:paraId="362C2E56"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Child Safeguarding Commitment Statement</w:t>
      </w:r>
    </w:p>
    <w:p w14:paraId="57FA695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committed to ensuring the safety, dignity, and well-being of children in any programme or initiative that may involve minors.</w:t>
      </w:r>
    </w:p>
    <w:p w14:paraId="3CA80F1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maintain a zero-tolerance approach toward abuse, exploitation, neglect, or misconduct involving children.</w:t>
      </w:r>
    </w:p>
    <w:p w14:paraId="1658A39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Where initiatives involve children, we work only with compliant and credible partner organisations that demonstrate appropriate safeguards and responsible practices.</w:t>
      </w:r>
    </w:p>
    <w:p w14:paraId="618828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Any safeguarding concerns, if identified, will be addressed promptly and responsibly in accordance with applicable laws and ethical standards.</w:t>
      </w:r>
    </w:p>
    <w:p w14:paraId="3F8C57E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Child protection remains a non-negotiable principle in all relevant activities of the Foundation.</w:t>
      </w:r>
    </w:p>
    <w:p w14:paraId="0613F19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7B07469">
          <v:rect id="_x0000_i1075" alt="" style="width:451.3pt;height:.05pt;mso-width-percent:0;mso-height-percent:0;mso-width-percent:0;mso-height-percent:0" o:hralign="center" o:hrstd="t" o:hr="t" fillcolor="#a0a0a0" stroked="f"/>
        </w:pict>
      </w:r>
    </w:p>
    <w:p w14:paraId="4628C138"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Financial Transparency Statement</w:t>
      </w:r>
    </w:p>
    <w:p w14:paraId="248949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maintains proper books of account and complies with all statutory reporting and regulatory requirements under applicable Indian laws.</w:t>
      </w:r>
    </w:p>
    <w:p w14:paraId="41C72AE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Eligible donations are reported in accordance with Income Tax regulations, and required tax certificates are issued to eligible donors in compliance with statutory timelines.</w:t>
      </w:r>
    </w:p>
    <w:p w14:paraId="10C628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are committed to responsible financial management and lawful governance in all our activities.</w:t>
      </w:r>
    </w:p>
    <w:p w14:paraId="1CFE3AA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Individual donors are provided updates on how their contributions have been deployed in support of the selected cause or programme.</w:t>
      </w:r>
    </w:p>
    <w:p w14:paraId="601CE92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E266462">
          <v:rect id="_x0000_i1074" alt="" style="width:451.3pt;height:.05pt;mso-width-percent:0;mso-height-percent:0;mso-width-percent:0;mso-height-percent:0" o:hralign="center" o:hrstd="t" o:hr="t" fillcolor="#a0a0a0" stroked="f"/>
        </w:pict>
      </w:r>
    </w:p>
    <w:p w14:paraId="5028E710" w14:textId="77777777" w:rsidR="00341D20" w:rsidRPr="00341D20" w:rsidRDefault="00341D20" w:rsidP="00341D20">
      <w:pPr>
        <w:spacing w:before="100" w:beforeAutospacing="1" w:after="100" w:afterAutospacing="1" w:line="240" w:lineRule="auto"/>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Impact Reporting Commitment</w:t>
      </w:r>
    </w:p>
    <w:p w14:paraId="4C353A9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RKM Foundation believes that accountability is fundamental to meaningful philanthropy.</w:t>
      </w:r>
    </w:p>
    <w:p w14:paraId="31165EC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each initiative undertaken, we aim to:</w:t>
      </w:r>
    </w:p>
    <w:p w14:paraId="423F6FB5" w14:textId="77777777" w:rsidR="00341D20" w:rsidRPr="00341D20" w:rsidRDefault="00341D20" w:rsidP="00341D20">
      <w:pPr>
        <w:numPr>
          <w:ilvl w:val="0"/>
          <w:numId w:val="2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Clearly define the objective and funding requirement</w:t>
      </w:r>
    </w:p>
    <w:p w14:paraId="16AD440E" w14:textId="77777777" w:rsidR="00341D20" w:rsidRPr="00341D20" w:rsidRDefault="00341D20" w:rsidP="00341D20">
      <w:pPr>
        <w:numPr>
          <w:ilvl w:val="0"/>
          <w:numId w:val="2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Track deployment of funds in accordance with the stated purpose</w:t>
      </w:r>
    </w:p>
    <w:p w14:paraId="101883A3" w14:textId="77777777" w:rsidR="00341D20" w:rsidRPr="00341D20" w:rsidRDefault="00341D20" w:rsidP="00341D20">
      <w:pPr>
        <w:numPr>
          <w:ilvl w:val="0"/>
          <w:numId w:val="2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Share updates directly with contributing donors regarding utilisation and outcomes</w:t>
      </w:r>
    </w:p>
    <w:p w14:paraId="177EC0A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While social initiatives may involve variables beyond our control, we remain committed to honest, responsible, and timely communication with our supporters.</w:t>
      </w:r>
    </w:p>
    <w:p w14:paraId="74B2C37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goal is to ensure that every contribution is handled with care, clarity, and purpose.</w:t>
      </w:r>
    </w:p>
    <w:p w14:paraId="090116B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52343E5">
          <v:rect id="_x0000_i1073" alt="" style="width:451.3pt;height:.05pt;mso-width-percent:0;mso-height-percent:0;mso-width-percent:0;mso-height-percent:0" o:hralign="center" o:hrstd="t" o:hr="t" fillcolor="#a0a0a0" stroked="f"/>
        </w:pict>
      </w:r>
    </w:p>
    <w:p w14:paraId="09D1B278"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b/>
          <w:bCs/>
          <w:color w:val="000000" w:themeColor="text1"/>
          <w:kern w:val="0"/>
          <w:sz w:val="18"/>
          <w:szCs w:val="18"/>
          <w:lang w:eastAsia="en-GB"/>
          <w14:ligatures w14:val="none"/>
        </w:rPr>
        <w:t>Animal Welfare Commitment Statement</w:t>
      </w:r>
      <w:r w:rsidRPr="00341D20">
        <w:rPr>
          <w:rFonts w:ascii="Helvetica" w:eastAsia="Times New Roman" w:hAnsi="Helvetica" w:cs="Times New Roman"/>
          <w:color w:val="000000" w:themeColor="text1"/>
          <w:kern w:val="0"/>
          <w:sz w:val="18"/>
          <w:szCs w:val="18"/>
          <w:lang w:eastAsia="en-GB"/>
          <w14:ligatures w14:val="none"/>
        </w:rPr>
        <w:t xml:space="preserve"> </w:t>
      </w:r>
      <w:r w:rsidRPr="00341D20">
        <w:rPr>
          <w:rFonts w:ascii="Helvetica" w:eastAsia="Times New Roman" w:hAnsi="Helvetica" w:cs="Times New Roman"/>
          <w:color w:val="EE0000"/>
          <w:kern w:val="0"/>
          <w:sz w:val="18"/>
          <w:szCs w:val="18"/>
          <w:lang w:eastAsia="en-GB"/>
          <w14:ligatures w14:val="none"/>
        </w:rPr>
        <w:t>– Add this on website like this</w:t>
      </w:r>
    </w:p>
    <w:p w14:paraId="4CB8515A"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Status: Pending publication until required permissions and operational compliance are in place.</w:t>
      </w:r>
      <w:r w:rsidRPr="00341D20">
        <w:rPr>
          <w:rFonts w:ascii="Helvetica" w:eastAsia="Times New Roman" w:hAnsi="Helvetica" w:cs="Times New Roman"/>
          <w:color w:val="000000" w:themeColor="text1"/>
          <w:kern w:val="0"/>
          <w:sz w:val="18"/>
          <w:szCs w:val="18"/>
          <w:lang w:eastAsia="en-GB"/>
          <w14:ligatures w14:val="none"/>
        </w:rPr>
        <w:br/>
      </w:r>
      <w:r w:rsidRPr="00341D20">
        <w:rPr>
          <w:rFonts w:ascii="Helvetica" w:eastAsia="Times New Roman" w:hAnsi="Helvetica" w:cs="Times New Roman"/>
          <w:color w:val="000000" w:themeColor="text1"/>
          <w:kern w:val="0"/>
          <w:sz w:val="18"/>
          <w:szCs w:val="18"/>
          <w:lang w:eastAsia="en-GB"/>
          <w14:ligatures w14:val="none"/>
        </w:rPr>
        <w:br/>
      </w:r>
      <w:r w:rsidR="00F11105">
        <w:rPr>
          <w:rFonts w:ascii="Helvetica" w:eastAsia="Times New Roman" w:hAnsi="Helvetica" w:cs="Times New Roman"/>
          <w:noProof/>
          <w:kern w:val="0"/>
          <w:sz w:val="18"/>
          <w:szCs w:val="18"/>
          <w:lang w:eastAsia="en-GB"/>
        </w:rPr>
        <w:pict w14:anchorId="5A81FFBB">
          <v:rect id="_x0000_i1072" alt="" style="width:451.3pt;height:.05pt;mso-width-percent:0;mso-height-percent:0;mso-width-percent:0;mso-height-percent:0" o:hralign="center" o:hrstd="t" o:hr="t" fillcolor="#a0a0a0" stroked="f"/>
        </w:pict>
      </w:r>
    </w:p>
    <w:p w14:paraId="5615C688"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engaging with RKM Foundation. Your cooperation helps us maintain a safe and compliant platform for all.</w:t>
      </w:r>
    </w:p>
    <w:p w14:paraId="332FE078"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Donation Disclaimer</w:t>
      </w:r>
    </w:p>
    <w:p w14:paraId="4EC3227A"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Voluntary Contributions</w:t>
      </w:r>
      <w:r w:rsidRPr="00341D20">
        <w:rPr>
          <w:rFonts w:ascii="Helvetica" w:eastAsia="Times New Roman" w:hAnsi="Helvetica" w:cs="Times New Roman"/>
          <w:color w:val="000000" w:themeColor="text1"/>
          <w:kern w:val="0"/>
          <w:sz w:val="18"/>
          <w:szCs w:val="18"/>
          <w:lang w:eastAsia="en-GB"/>
          <w14:ligatures w14:val="none"/>
        </w:rPr>
        <w:br/>
        <w:t>All amounts given through the Donate section are treated as voluntary charitable contributions to RKM Foundation, a registered charitable trust in India. A donation is not a payment for goods, services, or any commercial benefit.</w:t>
      </w:r>
      <w:r w:rsidRPr="00341D20">
        <w:rPr>
          <w:rFonts w:ascii="Helvetica" w:eastAsia="Times New Roman" w:hAnsi="Helvetica" w:cs="Times New Roman"/>
          <w:color w:val="000000" w:themeColor="text1"/>
          <w:kern w:val="0"/>
          <w:sz w:val="18"/>
          <w:szCs w:val="18"/>
          <w:lang w:eastAsia="en-GB"/>
          <w14:ligatures w14:val="none"/>
        </w:rPr>
        <w:br/>
      </w:r>
    </w:p>
    <w:p w14:paraId="2F0E75B8"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Use Of Funds</w:t>
      </w:r>
      <w:r w:rsidRPr="00341D20">
        <w:rPr>
          <w:rFonts w:ascii="Helvetica" w:eastAsia="Times New Roman" w:hAnsi="Helvetica" w:cs="Times New Roman"/>
          <w:color w:val="000000" w:themeColor="text1"/>
          <w:kern w:val="0"/>
          <w:sz w:val="18"/>
          <w:szCs w:val="18"/>
          <w:lang w:eastAsia="en-GB"/>
          <w14:ligatures w14:val="none"/>
        </w:rPr>
        <w:br/>
        <w:t>Donations are used to support RKM Foundation’s programmes and operations, either for the specific pillar/cause you select or, if unspecified, where the need is assessed to be most urgent. While we aim to honour donor preferences, RKM Foundation reserves the right to reallocate funds within its charitable purposes if project needs change or a programme is fully funded.</w:t>
      </w:r>
      <w:r w:rsidRPr="00341D20">
        <w:rPr>
          <w:rFonts w:ascii="Helvetica" w:eastAsia="Times New Roman" w:hAnsi="Helvetica" w:cs="Times New Roman"/>
          <w:color w:val="000000" w:themeColor="text1"/>
          <w:kern w:val="0"/>
          <w:sz w:val="18"/>
          <w:szCs w:val="18"/>
          <w:lang w:eastAsia="en-GB"/>
          <w14:ligatures w14:val="none"/>
        </w:rPr>
        <w:br/>
      </w:r>
    </w:p>
    <w:p w14:paraId="58C6CDB0"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No Financial Or Investment Return</w:t>
      </w:r>
      <w:r w:rsidRPr="00341D20">
        <w:rPr>
          <w:rFonts w:ascii="Helvetica" w:eastAsia="Times New Roman" w:hAnsi="Helvetica" w:cs="Times New Roman"/>
          <w:color w:val="000000" w:themeColor="text1"/>
          <w:kern w:val="0"/>
          <w:sz w:val="18"/>
          <w:szCs w:val="18"/>
          <w:lang w:eastAsia="en-GB"/>
          <w14:ligatures w14:val="none"/>
        </w:rPr>
        <w:br/>
        <w:t>Donations do not provide any ownership, profit share, interest, or other financial return. They are irrevocable gifts made to support our charitable work.</w:t>
      </w:r>
      <w:r w:rsidRPr="00341D20">
        <w:rPr>
          <w:rFonts w:ascii="Helvetica" w:eastAsia="Times New Roman" w:hAnsi="Helvetica" w:cs="Times New Roman"/>
          <w:color w:val="000000" w:themeColor="text1"/>
          <w:kern w:val="0"/>
          <w:sz w:val="18"/>
          <w:szCs w:val="18"/>
          <w:lang w:eastAsia="en-GB"/>
          <w14:ligatures w14:val="none"/>
        </w:rPr>
        <w:br/>
      </w:r>
    </w:p>
    <w:p w14:paraId="5DCDBB77"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No Guarantee Of Specific Outcomes</w:t>
      </w:r>
      <w:r w:rsidRPr="00341D20">
        <w:rPr>
          <w:rFonts w:ascii="Helvetica" w:eastAsia="Times New Roman" w:hAnsi="Helvetica" w:cs="Times New Roman"/>
          <w:color w:val="000000" w:themeColor="text1"/>
          <w:kern w:val="0"/>
          <w:sz w:val="18"/>
          <w:szCs w:val="18"/>
          <w:lang w:eastAsia="en-GB"/>
          <w14:ligatures w14:val="none"/>
        </w:rPr>
        <w:br/>
        <w:t>We work to achieve the highest possible impact, but social and field conditions can change. RKM Foundation cannot guarantee specific results, beneficiary numbers, or timelines from any individual donation.</w:t>
      </w:r>
      <w:r w:rsidRPr="00341D20">
        <w:rPr>
          <w:rFonts w:ascii="Helvetica" w:eastAsia="Times New Roman" w:hAnsi="Helvetica" w:cs="Times New Roman"/>
          <w:color w:val="000000" w:themeColor="text1"/>
          <w:kern w:val="0"/>
          <w:sz w:val="18"/>
          <w:szCs w:val="18"/>
          <w:lang w:eastAsia="en-GB"/>
          <w14:ligatures w14:val="none"/>
        </w:rPr>
        <w:br/>
      </w:r>
    </w:p>
    <w:p w14:paraId="389DBEF7"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Compliance &amp; Eligibility</w:t>
      </w:r>
      <w:r w:rsidRPr="00341D20">
        <w:rPr>
          <w:rFonts w:ascii="Helvetica" w:eastAsia="Times New Roman" w:hAnsi="Helvetica" w:cs="Times New Roman"/>
          <w:color w:val="000000" w:themeColor="text1"/>
          <w:kern w:val="0"/>
          <w:sz w:val="18"/>
          <w:szCs w:val="18"/>
          <w:lang w:eastAsia="en-GB"/>
          <w14:ligatures w14:val="none"/>
        </w:rPr>
        <w:br/>
        <w:t>It is the donor’s responsibility to ensure that making a donation to RKM Foundation complies with all laws applicable to them (including residence, source of funds, and tax rules). We currently accept only domestic donations in INR and do not accept foreign contributions.</w:t>
      </w:r>
      <w:r w:rsidRPr="00341D20">
        <w:rPr>
          <w:rFonts w:ascii="Helvetica" w:eastAsia="Times New Roman" w:hAnsi="Helvetica" w:cs="Times New Roman"/>
          <w:color w:val="000000" w:themeColor="text1"/>
          <w:kern w:val="0"/>
          <w:sz w:val="18"/>
          <w:szCs w:val="18"/>
          <w:lang w:eastAsia="en-GB"/>
          <w14:ligatures w14:val="none"/>
        </w:rPr>
        <w:br/>
      </w:r>
    </w:p>
    <w:p w14:paraId="16B3D171"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Tax Treatment</w:t>
      </w:r>
      <w:r w:rsidRPr="00341D20">
        <w:rPr>
          <w:rFonts w:ascii="Helvetica" w:eastAsia="Times New Roman" w:hAnsi="Helvetica" w:cs="Times New Roman"/>
          <w:color w:val="000000" w:themeColor="text1"/>
          <w:kern w:val="0"/>
          <w:sz w:val="18"/>
          <w:szCs w:val="18"/>
          <w:lang w:eastAsia="en-GB"/>
          <w14:ligatures w14:val="none"/>
        </w:rPr>
        <w:br/>
        <w:t>Tax benefits under Section 80G are subject to Indian tax law, registration validity, and individual eligibility. Issuance of an 80G certificate does not, by itself, guarantee that any tax authority will allow a deduction in every case. Donors should consult their own tax advisors.</w:t>
      </w:r>
      <w:r w:rsidRPr="00341D20">
        <w:rPr>
          <w:rFonts w:ascii="Helvetica" w:eastAsia="Times New Roman" w:hAnsi="Helvetica" w:cs="Times New Roman"/>
          <w:color w:val="000000" w:themeColor="text1"/>
          <w:kern w:val="0"/>
          <w:sz w:val="18"/>
          <w:szCs w:val="18"/>
          <w:lang w:eastAsia="en-GB"/>
          <w14:ligatures w14:val="none"/>
        </w:rPr>
        <w:br/>
      </w:r>
    </w:p>
    <w:p w14:paraId="0B768903"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t>Refunds</w:t>
      </w:r>
      <w:r w:rsidRPr="00341D20">
        <w:rPr>
          <w:rFonts w:ascii="Helvetica" w:eastAsia="Times New Roman" w:hAnsi="Helvetica" w:cs="Times New Roman"/>
          <w:color w:val="000000" w:themeColor="text1"/>
          <w:kern w:val="0"/>
          <w:sz w:val="18"/>
          <w:szCs w:val="18"/>
          <w:lang w:eastAsia="en-GB"/>
          <w14:ligatures w14:val="none"/>
        </w:rPr>
        <w:br/>
        <w:t>Donations are generally non</w:t>
      </w:r>
      <w:r w:rsidRPr="00341D20">
        <w:rPr>
          <w:rFonts w:ascii="Helvetica" w:eastAsia="Times New Roman" w:hAnsi="Helvetica" w:cs="Times New Roman"/>
          <w:color w:val="000000" w:themeColor="text1"/>
          <w:kern w:val="0"/>
          <w:sz w:val="18"/>
          <w:szCs w:val="18"/>
          <w:lang w:eastAsia="en-GB"/>
          <w14:ligatures w14:val="none"/>
        </w:rPr>
        <w:noBreakHyphen/>
        <w:t>refundable. Please refer to our Refund &amp; Cancellation Policy – Donations for details and the limited circumstances in which corrections may be considered.</w:t>
      </w:r>
      <w:r w:rsidRPr="00341D20">
        <w:rPr>
          <w:rFonts w:ascii="Helvetica" w:eastAsia="Times New Roman" w:hAnsi="Helvetica" w:cs="Times New Roman"/>
          <w:color w:val="000000" w:themeColor="text1"/>
          <w:kern w:val="0"/>
          <w:sz w:val="18"/>
          <w:szCs w:val="18"/>
          <w:lang w:eastAsia="en-GB"/>
          <w14:ligatures w14:val="none"/>
        </w:rPr>
        <w:br/>
      </w:r>
    </w:p>
    <w:p w14:paraId="5D72EAF7" w14:textId="77777777" w:rsidR="00341D20" w:rsidRPr="00341D20" w:rsidRDefault="00341D20" w:rsidP="00341D20">
      <w:pPr>
        <w:numPr>
          <w:ilvl w:val="0"/>
          <w:numId w:val="29"/>
        </w:num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r w:rsidRPr="00341D20">
        <w:rPr>
          <w:rFonts w:ascii="Helvetica" w:eastAsia="Times New Roman" w:hAnsi="Helvetica" w:cs="Times New Roman"/>
          <w:color w:val="000000" w:themeColor="text1"/>
          <w:kern w:val="0"/>
          <w:sz w:val="18"/>
          <w:szCs w:val="18"/>
          <w:lang w:eastAsia="en-GB"/>
          <w14:ligatures w14:val="none"/>
        </w:rPr>
        <w:lastRenderedPageBreak/>
        <w:t>80g / Tax Benefit Disclaimer</w:t>
      </w:r>
      <w:r w:rsidRPr="00341D20">
        <w:rPr>
          <w:rFonts w:ascii="Helvetica" w:eastAsia="Times New Roman" w:hAnsi="Helvetica" w:cs="Times New Roman"/>
          <w:color w:val="000000" w:themeColor="text1"/>
          <w:kern w:val="0"/>
          <w:sz w:val="18"/>
          <w:szCs w:val="18"/>
          <w:lang w:eastAsia="en-GB"/>
          <w14:ligatures w14:val="none"/>
        </w:rPr>
        <w:br/>
        <w:t>RKM Foundation is registered under Sections 12A and 80G of the Income Tax Act, 1961. Eligible donors may claim a 50% deduction on qualifying donations, subject to limits and conditions prescribed under Indian tax law. Tax benefits are available only to eligible Indian taxpayers, and only if our 80G registration is valid on the date of donation and your PAN and other required details are correctly provided. RKM Foundation issues 80G certificates (Form 10BE) after the end of the financial year, but cannot guarantee that any individual donor’s tax claim will be accepted; please consult your tax advisor for personalised advice.</w:t>
      </w:r>
    </w:p>
    <w:p w14:paraId="1CACEC62"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supporting RKM Foundation. Your contribution helps us deliver responsible, transparent, and compliant impact.</w:t>
      </w:r>
    </w:p>
    <w:p w14:paraId="30F53F99" w14:textId="77777777" w:rsidR="00341D20" w:rsidRPr="00341D20" w:rsidRDefault="00341D20" w:rsidP="00341D20">
      <w:pPr>
        <w:spacing w:before="100" w:beforeAutospacing="1" w:after="100" w:afterAutospacing="1" w:line="240" w:lineRule="auto"/>
        <w:rPr>
          <w:rFonts w:ascii="Helvetica" w:eastAsia="Times New Roman" w:hAnsi="Helvetica" w:cs="Times New Roman"/>
          <w:color w:val="000000" w:themeColor="text1"/>
          <w:kern w:val="0"/>
          <w:sz w:val="18"/>
          <w:szCs w:val="18"/>
          <w:lang w:eastAsia="en-GB"/>
          <w14:ligatures w14:val="none"/>
        </w:rPr>
      </w:pPr>
    </w:p>
    <w:p w14:paraId="570389F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Refund &amp; Cancellation Policy – Shop For A Cause</w:t>
      </w:r>
    </w:p>
    <w:p w14:paraId="3DD1D6D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policy explains how orders, cancellations, returns, and replacements work for purchases made through the Shop for a Cause section of the RKM Foundation website.</w:t>
      </w:r>
    </w:p>
    <w:p w14:paraId="362B38A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By placing an order, you agree to the terms below.</w:t>
      </w:r>
    </w:p>
    <w:p w14:paraId="3329ADB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AA83C6C">
          <v:rect id="_x0000_i1071" alt="" style="width:451.3pt;height:.05pt;mso-width-percent:0;mso-height-percent:0;mso-width-percent:0;mso-height-percent:0" o:hralign="center" o:hrstd="t" o:hr="t" fillcolor="#a0a0a0" stroked="f"/>
        </w:pict>
      </w:r>
    </w:p>
    <w:p w14:paraId="60F95AA2"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 About The Shop</w:t>
      </w:r>
    </w:p>
    <w:p w14:paraId="5916D1F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Shop for a Cause is operated by RKM Foundation, a registered charitable trust based in Mumbai, Maharashtra, India.</w:t>
      </w:r>
    </w:p>
    <w:p w14:paraId="5B80E34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 purchase a candle, you receive a physical product while also supporting our charitable initiatives.</w:t>
      </w:r>
    </w:p>
    <w:p w14:paraId="7A9B83F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18331F9">
          <v:rect id="_x0000_i1070" alt="" style="width:451.3pt;height:.05pt;mso-width-percent:0;mso-height-percent:0;mso-width-percent:0;mso-height-percent:0" o:hralign="center" o:hrstd="t" o:hr="t" fillcolor="#a0a0a0" stroked="f"/>
        </w:pict>
      </w:r>
    </w:p>
    <w:p w14:paraId="3B217F0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 Order Confirmation &amp; Cancellation</w:t>
      </w:r>
    </w:p>
    <w:p w14:paraId="0F131E84" w14:textId="77777777" w:rsidR="00341D20" w:rsidRPr="00341D20" w:rsidRDefault="00341D20" w:rsidP="00341D20">
      <w:pPr>
        <w:numPr>
          <w:ilvl w:val="0"/>
          <w:numId w:val="3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Orders are confirmed only after successful online payment and an order confirmation email.</w:t>
      </w:r>
    </w:p>
    <w:p w14:paraId="6B8661CD" w14:textId="77777777" w:rsidR="00341D20" w:rsidRPr="00341D20" w:rsidRDefault="00341D20" w:rsidP="00341D20">
      <w:pPr>
        <w:numPr>
          <w:ilvl w:val="0"/>
          <w:numId w:val="3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 cancellations are not permitted once payment is completed, as products are processed immediately.</w:t>
      </w:r>
    </w:p>
    <w:p w14:paraId="1D62E9FD"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8474FD4">
          <v:rect id="_x0000_i1069" alt="" style="width:451.3pt;height:.05pt;mso-width-percent:0;mso-height-percent:0;mso-width-percent:0;mso-height-percent:0" o:hralign="center" o:hrstd="t" o:hr="t" fillcolor="#a0a0a0" stroked="f"/>
        </w:pict>
      </w:r>
    </w:p>
    <w:p w14:paraId="76B753C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3. Pricing &amp; Payments</w:t>
      </w:r>
    </w:p>
    <w:p w14:paraId="721583A1" w14:textId="77777777" w:rsidR="00341D20" w:rsidRPr="00341D20" w:rsidRDefault="00341D20" w:rsidP="00341D20">
      <w:pPr>
        <w:numPr>
          <w:ilvl w:val="0"/>
          <w:numId w:val="3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prices are listed in Indian Rupees (INR) and include applicable taxes unless stated otherwise.</w:t>
      </w:r>
    </w:p>
    <w:p w14:paraId="3E67BA3D" w14:textId="77777777" w:rsidR="00341D20" w:rsidRPr="00341D20" w:rsidRDefault="00341D20" w:rsidP="00341D20">
      <w:pPr>
        <w:numPr>
          <w:ilvl w:val="0"/>
          <w:numId w:val="3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accept prepaid online payments only via secure Indian payment gateways.</w:t>
      </w:r>
    </w:p>
    <w:p w14:paraId="2C608EA7" w14:textId="77777777" w:rsidR="00341D20" w:rsidRPr="00341D20" w:rsidRDefault="00341D20" w:rsidP="00341D20">
      <w:pPr>
        <w:numPr>
          <w:ilvl w:val="0"/>
          <w:numId w:val="3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Cash on Delivery (COD) is not available.</w:t>
      </w:r>
    </w:p>
    <w:p w14:paraId="0F4D640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20D26AF">
          <v:rect id="_x0000_i1068" alt="" style="width:451.3pt;height:.05pt;mso-width-percent:0;mso-height-percent:0;mso-width-percent:0;mso-height-percent:0" o:hralign="center" o:hrstd="t" o:hr="t" fillcolor="#a0a0a0" stroked="f"/>
        </w:pict>
      </w:r>
    </w:p>
    <w:p w14:paraId="27022AD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4. Shipping &amp; Delivery</w:t>
      </w:r>
    </w:p>
    <w:p w14:paraId="193267F4" w14:textId="77777777" w:rsidR="00341D20" w:rsidRPr="00341D20" w:rsidRDefault="00341D20" w:rsidP="00341D20">
      <w:pPr>
        <w:numPr>
          <w:ilvl w:val="0"/>
          <w:numId w:val="3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currently ship within India only.</w:t>
      </w:r>
    </w:p>
    <w:p w14:paraId="3DCABA0E" w14:textId="77777777" w:rsidR="00341D20" w:rsidRPr="00341D20" w:rsidRDefault="00341D20" w:rsidP="00341D20">
      <w:pPr>
        <w:numPr>
          <w:ilvl w:val="0"/>
          <w:numId w:val="3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Orders are typically delivered within 5–7 working days from dispatch, depending on location and courier service.</w:t>
      </w:r>
    </w:p>
    <w:p w14:paraId="255090B1" w14:textId="77777777" w:rsidR="00341D20" w:rsidRPr="00341D20" w:rsidRDefault="00341D20" w:rsidP="00341D20">
      <w:pPr>
        <w:numPr>
          <w:ilvl w:val="0"/>
          <w:numId w:val="3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Delivery timelines are indicative and may vary due to factors beyond our control (weather, courier delays, strikes, etc.).</w:t>
      </w:r>
    </w:p>
    <w:p w14:paraId="1ECB957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3A6AA92">
          <v:rect id="_x0000_i1067" alt="" style="width:451.3pt;height:.05pt;mso-width-percent:0;mso-height-percent:0;mso-width-percent:0;mso-height-percent:0" o:hralign="center" o:hrstd="t" o:hr="t" fillcolor="#a0a0a0" stroked="f"/>
        </w:pict>
      </w:r>
    </w:p>
    <w:p w14:paraId="0331D4CB"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5. Returns, Replacements &amp; Refunds</w:t>
      </w:r>
    </w:p>
    <w:p w14:paraId="29BD2C11" w14:textId="77777777" w:rsidR="00341D20" w:rsidRPr="00341D20" w:rsidRDefault="00341D20" w:rsidP="00341D20">
      <w:pPr>
        <w:numPr>
          <w:ilvl w:val="0"/>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Due to the nature of candles and hygiene considerations, we do not accept returns or offer refunds once an order is delivered.</w:t>
      </w:r>
    </w:p>
    <w:p w14:paraId="5950441F" w14:textId="77777777" w:rsidR="00341D20" w:rsidRPr="00341D20" w:rsidRDefault="00341D20" w:rsidP="00341D20">
      <w:pPr>
        <w:numPr>
          <w:ilvl w:val="0"/>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your order arrives damaged or with a clear manufacturing defect, please contact us within 24 hours of delivery with:</w:t>
      </w:r>
    </w:p>
    <w:p w14:paraId="77522FBA" w14:textId="77777777" w:rsidR="00341D20" w:rsidRPr="00341D20" w:rsidRDefault="00341D20" w:rsidP="00341D20">
      <w:pPr>
        <w:numPr>
          <w:ilvl w:val="1"/>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order number</w:t>
      </w:r>
    </w:p>
    <w:p w14:paraId="26FDE3F0" w14:textId="77777777" w:rsidR="00341D20" w:rsidRPr="00341D20" w:rsidRDefault="00341D20" w:rsidP="00341D20">
      <w:pPr>
        <w:numPr>
          <w:ilvl w:val="1"/>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Clear photos of the damaged product and packaging</w:t>
      </w:r>
    </w:p>
    <w:p w14:paraId="751E4148" w14:textId="77777777" w:rsidR="00341D20" w:rsidRPr="00341D20" w:rsidRDefault="00341D20" w:rsidP="00341D20">
      <w:pPr>
        <w:numPr>
          <w:ilvl w:val="0"/>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After verification, we may offer a replacement of the same or equivalent product.</w:t>
      </w:r>
    </w:p>
    <w:p w14:paraId="24BB51DB" w14:textId="77777777" w:rsidR="00341D20" w:rsidRPr="00341D20" w:rsidRDefault="00341D20" w:rsidP="00341D20">
      <w:pPr>
        <w:numPr>
          <w:ilvl w:val="0"/>
          <w:numId w:val="3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Monetary refunds are not issued under any circumstances.</w:t>
      </w:r>
    </w:p>
    <w:p w14:paraId="41400B3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B1FC67E">
          <v:rect id="_x0000_i1066" alt="" style="width:451.3pt;height:.05pt;mso-width-percent:0;mso-height-percent:0;mso-width-percent:0;mso-height-percent:0" o:hralign="center" o:hrstd="t" o:hr="t" fillcolor="#a0a0a0" stroked="f"/>
        </w:pict>
      </w:r>
    </w:p>
    <w:p w14:paraId="50FAE97D"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6. No 80g Tax Benefit On Products</w:t>
      </w:r>
    </w:p>
    <w:p w14:paraId="44DC3634" w14:textId="77777777" w:rsidR="00341D20" w:rsidRPr="00341D20" w:rsidRDefault="00341D20" w:rsidP="00341D20">
      <w:pPr>
        <w:numPr>
          <w:ilvl w:val="0"/>
          <w:numId w:val="3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Purchases made through the Shop for a Cause are treated as product purchases, not donations.</w:t>
      </w:r>
    </w:p>
    <w:p w14:paraId="4F1841E8" w14:textId="77777777" w:rsidR="00341D20" w:rsidRPr="00341D20" w:rsidRDefault="00341D20" w:rsidP="00341D20">
      <w:pPr>
        <w:numPr>
          <w:ilvl w:val="0"/>
          <w:numId w:val="3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These purchases are not eligible for tax deduction under Section 80G of the Income Tax Act.</w:t>
      </w:r>
    </w:p>
    <w:p w14:paraId="70A53306" w14:textId="77777777" w:rsidR="00341D20" w:rsidRPr="00341D20" w:rsidRDefault="00341D20" w:rsidP="00341D20">
      <w:pPr>
        <w:numPr>
          <w:ilvl w:val="0"/>
          <w:numId w:val="3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make an 80G-eligible contribution, please donate through the Donate section of our website.</w:t>
      </w:r>
    </w:p>
    <w:p w14:paraId="0CA373E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4A65D6E">
          <v:rect id="_x0000_i1065" alt="" style="width:451.3pt;height:.05pt;mso-width-percent:0;mso-height-percent:0;mso-width-percent:0;mso-height-percent:0" o:hralign="center" o:hrstd="t" o:hr="t" fillcolor="#a0a0a0" stroked="f"/>
        </w:pict>
      </w:r>
    </w:p>
    <w:p w14:paraId="75A22F0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7. Product Appearance &amp; Variations</w:t>
      </w:r>
    </w:p>
    <w:p w14:paraId="69F2C54E" w14:textId="77777777" w:rsidR="00341D20" w:rsidRPr="00341D20" w:rsidRDefault="00341D20" w:rsidP="00341D20">
      <w:pPr>
        <w:numPr>
          <w:ilvl w:val="0"/>
          <w:numId w:val="3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make every effort to display accurate product images and descriptions.</w:t>
      </w:r>
    </w:p>
    <w:p w14:paraId="21883028" w14:textId="77777777" w:rsidR="00341D20" w:rsidRPr="00341D20" w:rsidRDefault="00341D20" w:rsidP="00341D20">
      <w:pPr>
        <w:numPr>
          <w:ilvl w:val="0"/>
          <w:numId w:val="3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Minor variations in colour, finish, fragrance intensity, or packaging may occur due to lighting, screen settings, or handcrafted elements.</w:t>
      </w:r>
    </w:p>
    <w:p w14:paraId="00AC3AD0" w14:textId="77777777" w:rsidR="00341D20" w:rsidRPr="00341D20" w:rsidRDefault="00341D20" w:rsidP="00341D20">
      <w:pPr>
        <w:numPr>
          <w:ilvl w:val="0"/>
          <w:numId w:val="3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Such variations are normal and do not qualify as defects or grounds for replacement.</w:t>
      </w:r>
    </w:p>
    <w:p w14:paraId="6A58ED97"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82B1A91">
          <v:rect id="_x0000_i1064" alt="" style="width:451.3pt;height:.05pt;mso-width-percent:0;mso-height-percent:0;mso-width-percent:0;mso-height-percent:0" o:hralign="center" o:hrstd="t" o:hr="t" fillcolor="#a0a0a0" stroked="f"/>
        </w:pict>
      </w:r>
    </w:p>
    <w:p w14:paraId="709FA44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 Safe Use &amp; Liability</w:t>
      </w:r>
    </w:p>
    <w:p w14:paraId="376D3438" w14:textId="77777777" w:rsidR="00341D20" w:rsidRPr="00341D20" w:rsidRDefault="00341D20" w:rsidP="00341D20">
      <w:pPr>
        <w:numPr>
          <w:ilvl w:val="0"/>
          <w:numId w:val="3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Candles involve an open flame and must be used responsibly.</w:t>
      </w:r>
    </w:p>
    <w:p w14:paraId="737923AE" w14:textId="77777777" w:rsidR="00341D20" w:rsidRPr="00341D20" w:rsidRDefault="00341D20" w:rsidP="00341D20">
      <w:pPr>
        <w:numPr>
          <w:ilvl w:val="0"/>
          <w:numId w:val="3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Always follow safety instructions provided on the product and packaging.</w:t>
      </w:r>
    </w:p>
    <w:p w14:paraId="095AB42A" w14:textId="77777777" w:rsidR="00341D20" w:rsidRPr="00341D20" w:rsidRDefault="00341D20" w:rsidP="00341D20">
      <w:pPr>
        <w:numPr>
          <w:ilvl w:val="0"/>
          <w:numId w:val="3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Use candles on a stable, heat-resistant surface only.</w:t>
      </w:r>
    </w:p>
    <w:p w14:paraId="77BE5C96" w14:textId="77777777" w:rsidR="00341D20" w:rsidRPr="00341D20" w:rsidRDefault="00341D20" w:rsidP="00341D20">
      <w:pPr>
        <w:numPr>
          <w:ilvl w:val="0"/>
          <w:numId w:val="3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not responsible for injury, loss, or damage caused by improper use, unattended burning, or failure to follow safety guidelines.</w:t>
      </w:r>
    </w:p>
    <w:p w14:paraId="5CF2E292" w14:textId="77777777" w:rsidR="00341D20" w:rsidRPr="00341D20" w:rsidRDefault="00341D20" w:rsidP="00341D20">
      <w:pPr>
        <w:numPr>
          <w:ilvl w:val="0"/>
          <w:numId w:val="3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the extent permitted by law, our liability for any order is limited to the amount paid for that order.</w:t>
      </w:r>
    </w:p>
    <w:p w14:paraId="6CEAF37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53DE2CE">
          <v:rect id="_x0000_i1063" alt="" style="width:451.3pt;height:.05pt;mso-width-percent:0;mso-height-percent:0;mso-width-percent:0;mso-height-percent:0" o:hralign="center" o:hrstd="t" o:hr="t" fillcolor="#a0a0a0" stroked="f"/>
        </w:pict>
      </w:r>
    </w:p>
    <w:p w14:paraId="0C8A58A6"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9. Intellectual Property</w:t>
      </w:r>
    </w:p>
    <w:p w14:paraId="327791ED" w14:textId="77777777" w:rsidR="00341D20" w:rsidRPr="00341D20" w:rsidRDefault="00341D20" w:rsidP="00341D20">
      <w:pPr>
        <w:numPr>
          <w:ilvl w:val="0"/>
          <w:numId w:val="3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content on this page—including text, images, product designs, and logos—belongs to RKM Foundation or is used with permission.</w:t>
      </w:r>
    </w:p>
    <w:p w14:paraId="3025FEBA" w14:textId="77777777" w:rsidR="00341D20" w:rsidRPr="00341D20" w:rsidRDefault="00341D20" w:rsidP="00341D20">
      <w:pPr>
        <w:numPr>
          <w:ilvl w:val="0"/>
          <w:numId w:val="3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Content may not be copied or reused for commercial purposes without prior written consent.</w:t>
      </w:r>
    </w:p>
    <w:p w14:paraId="3CA9DFF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8507662">
          <v:rect id="_x0000_i1062" alt="" style="width:451.3pt;height:.05pt;mso-width-percent:0;mso-height-percent:0;mso-width-percent:0;mso-height-percent:0" o:hralign="center" o:hrstd="t" o:hr="t" fillcolor="#a0a0a0" stroked="f"/>
        </w:pict>
      </w:r>
    </w:p>
    <w:p w14:paraId="5C00E722"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10. Changes To This Policy</w:t>
      </w:r>
    </w:p>
    <w:p w14:paraId="29AFE13D" w14:textId="77777777" w:rsidR="00341D20" w:rsidRPr="00341D20" w:rsidRDefault="00341D20" w:rsidP="00341D20">
      <w:pPr>
        <w:numPr>
          <w:ilvl w:val="0"/>
          <w:numId w:val="3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may update this policy from time to time to reflect legal, operational, or process changes.</w:t>
      </w:r>
    </w:p>
    <w:p w14:paraId="5B60AB7D" w14:textId="77777777" w:rsidR="00341D20" w:rsidRPr="00341D20" w:rsidRDefault="00341D20" w:rsidP="00341D20">
      <w:pPr>
        <w:numPr>
          <w:ilvl w:val="0"/>
          <w:numId w:val="3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version displayed at the time of your purchase will apply to your order.</w:t>
      </w:r>
    </w:p>
    <w:p w14:paraId="269FBB7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3F48D88">
          <v:rect id="_x0000_i1061" alt="" style="width:451.3pt;height:.05pt;mso-width-percent:0;mso-height-percent:0;mso-width-percent:0;mso-height-percent:0" o:hralign="center" o:hrstd="t" o:hr="t" fillcolor="#a0a0a0" stroked="f"/>
        </w:pict>
      </w:r>
    </w:p>
    <w:p w14:paraId="58E6C081"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11. Governing Law &amp; Jurisdiction</w:t>
      </w:r>
    </w:p>
    <w:p w14:paraId="277408A1" w14:textId="77777777" w:rsidR="00341D20" w:rsidRPr="00341D20" w:rsidRDefault="00341D20" w:rsidP="00341D20">
      <w:pPr>
        <w:numPr>
          <w:ilvl w:val="0"/>
          <w:numId w:val="3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policy is governed by the laws of India.</w:t>
      </w:r>
    </w:p>
    <w:p w14:paraId="297BD451" w14:textId="77777777" w:rsidR="00341D20" w:rsidRPr="00341D20" w:rsidRDefault="00341D20" w:rsidP="00341D20">
      <w:pPr>
        <w:numPr>
          <w:ilvl w:val="0"/>
          <w:numId w:val="3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Courts in Mumbai, Maharashtra shall have exclusive jurisdiction.</w:t>
      </w:r>
    </w:p>
    <w:p w14:paraId="0E8CFA60"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A38FDEB">
          <v:rect id="_x0000_i1060" alt="" style="width:451.3pt;height:.05pt;mso-width-percent:0;mso-height-percent:0;mso-width-percent:0;mso-height-percent:0" o:hralign="center" o:hrstd="t" o:hr="t" fillcolor="#a0a0a0" stroked="f"/>
        </w:pict>
      </w:r>
    </w:p>
    <w:p w14:paraId="516DEB46"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shopping with purpose. We strive to ensure fairness, transparency, and quality in every purchase.</w:t>
      </w:r>
    </w:p>
    <w:p w14:paraId="00E7B15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220FD5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Refund &amp; Cancellation Policy – Donations</w:t>
      </w:r>
    </w:p>
    <w:p w14:paraId="66A344E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policy explains how refunds and cancellations are handled for financial contributions made through the Donate section of the RKM Foundation website.</w:t>
      </w:r>
    </w:p>
    <w:p w14:paraId="20970D0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By making a donation, you agree to the terms below.</w:t>
      </w:r>
    </w:p>
    <w:p w14:paraId="5DDBF82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0A75B7F">
          <v:rect id="_x0000_i1059" alt="" style="width:451.3pt;height:.05pt;mso-width-percent:0;mso-height-percent:0;mso-width-percent:0;mso-height-percent:0" o:hralign="center" o:hrstd="t" o:hr="t" fillcolor="#a0a0a0" stroked="f"/>
        </w:pict>
      </w:r>
    </w:p>
    <w:p w14:paraId="5ACC8B0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 Nature Of Donations</w:t>
      </w:r>
    </w:p>
    <w:p w14:paraId="73FE334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to RKM Foundation, a registered charitable trust based in Mumbai, Maharashtra, India, are voluntary contributions made to support our programmes and beneficiaries.</w:t>
      </w:r>
    </w:p>
    <w:p w14:paraId="7A0128C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 donation is not a payment for goods or services.</w:t>
      </w:r>
    </w:p>
    <w:p w14:paraId="1986C80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E0D5E81">
          <v:rect id="_x0000_i1058" alt="" style="width:451.3pt;height:.05pt;mso-width-percent:0;mso-height-percent:0;mso-width-percent:0;mso-height-percent:0" o:hralign="center" o:hrstd="t" o:hr="t" fillcolor="#a0a0a0" stroked="f"/>
        </w:pict>
      </w:r>
    </w:p>
    <w:p w14:paraId="62B50EC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 Non</w:t>
      </w:r>
      <w:r w:rsidRPr="00341D20">
        <w:rPr>
          <w:rFonts w:ascii="Helvetica" w:eastAsia="Times New Roman" w:hAnsi="Helvetica" w:cs="Times New Roman"/>
          <w:kern w:val="0"/>
          <w:sz w:val="18"/>
          <w:szCs w:val="18"/>
          <w:lang w:eastAsia="en-GB"/>
          <w14:ligatures w14:val="none"/>
        </w:rPr>
        <w:noBreakHyphen/>
        <w:t>Refundable Donations</w:t>
      </w:r>
    </w:p>
    <w:p w14:paraId="5705F99C" w14:textId="77777777" w:rsidR="00341D20" w:rsidRPr="00341D20" w:rsidRDefault="00341D20" w:rsidP="00341D20">
      <w:pPr>
        <w:numPr>
          <w:ilvl w:val="0"/>
          <w:numId w:val="4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successful donations to RKM Foundation are non</w:t>
      </w:r>
      <w:r w:rsidRPr="00341D20">
        <w:rPr>
          <w:rFonts w:ascii="Helvetica" w:eastAsia="Times New Roman" w:hAnsi="Helvetica" w:cs="Times New Roman"/>
          <w:kern w:val="0"/>
          <w:sz w:val="18"/>
          <w:szCs w:val="18"/>
          <w:lang w:eastAsia="en-GB"/>
          <w14:ligatures w14:val="none"/>
        </w:rPr>
        <w:noBreakHyphen/>
        <w:t>refundable.</w:t>
      </w:r>
    </w:p>
    <w:p w14:paraId="1B45AA6B" w14:textId="77777777" w:rsidR="00341D20" w:rsidRPr="00341D20" w:rsidRDefault="00341D20" w:rsidP="00341D20">
      <w:pPr>
        <w:numPr>
          <w:ilvl w:val="0"/>
          <w:numId w:val="4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Once a donation is completed, we do not issue refunds, reverse transactions, or convert donations into product purchases.</w:t>
      </w:r>
    </w:p>
    <w:p w14:paraId="5AA78F0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helps us plan programmes responsibly and honour commitments made to communities and partners.</w:t>
      </w:r>
    </w:p>
    <w:p w14:paraId="6927F12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872BCE4">
          <v:rect id="_x0000_i1057" alt="" style="width:451.3pt;height:.05pt;mso-width-percent:0;mso-height-percent:0;mso-width-percent:0;mso-height-percent:0" o:hralign="center" o:hrstd="t" o:hr="t" fillcolor="#a0a0a0" stroked="f"/>
        </w:pict>
      </w:r>
    </w:p>
    <w:p w14:paraId="3C5BB35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3. Limited Exceptions (Technical Errors Only)</w:t>
      </w:r>
    </w:p>
    <w:p w14:paraId="24FD188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In rare cases, we may consider a correction only for clear technical errors, such as:</w:t>
      </w:r>
    </w:p>
    <w:p w14:paraId="1CA3DFA6" w14:textId="77777777" w:rsidR="00341D20" w:rsidRPr="00341D20" w:rsidRDefault="00341D20" w:rsidP="00341D20">
      <w:pPr>
        <w:numPr>
          <w:ilvl w:val="0"/>
          <w:numId w:val="4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Duplicate donation charged for the same amount and same payment reference, or</w:t>
      </w:r>
    </w:p>
    <w:p w14:paraId="55C79189" w14:textId="77777777" w:rsidR="00341D20" w:rsidRPr="00341D20" w:rsidRDefault="00341D20" w:rsidP="00341D20">
      <w:pPr>
        <w:numPr>
          <w:ilvl w:val="0"/>
          <w:numId w:val="4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Obvious payment gateway error resulting in multiple charges.</w:t>
      </w:r>
    </w:p>
    <w:p w14:paraId="6427116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this occurs, please email us within 24 hours of the transaction with:</w:t>
      </w:r>
    </w:p>
    <w:p w14:paraId="49D2A38F" w14:textId="77777777" w:rsidR="00341D20" w:rsidRPr="00341D20" w:rsidRDefault="00341D20" w:rsidP="00341D20">
      <w:pPr>
        <w:numPr>
          <w:ilvl w:val="0"/>
          <w:numId w:val="4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full name</w:t>
      </w:r>
    </w:p>
    <w:p w14:paraId="30D97F50" w14:textId="77777777" w:rsidR="00341D20" w:rsidRPr="00341D20" w:rsidRDefault="00341D20" w:rsidP="00341D20">
      <w:pPr>
        <w:numPr>
          <w:ilvl w:val="0"/>
          <w:numId w:val="4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 amount and date</w:t>
      </w:r>
    </w:p>
    <w:p w14:paraId="22F5FC27" w14:textId="77777777" w:rsidR="00341D20" w:rsidRPr="00341D20" w:rsidRDefault="00341D20" w:rsidP="00341D20">
      <w:pPr>
        <w:numPr>
          <w:ilvl w:val="0"/>
          <w:numId w:val="4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Transaction / payment reference ID</w:t>
      </w:r>
    </w:p>
    <w:p w14:paraId="51D720B6" w14:textId="77777777" w:rsidR="00341D20" w:rsidRPr="00341D20" w:rsidRDefault="00341D20" w:rsidP="00341D20">
      <w:pPr>
        <w:numPr>
          <w:ilvl w:val="0"/>
          <w:numId w:val="4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Screenshot of the charge from your bank / payment app</w:t>
      </w:r>
    </w:p>
    <w:p w14:paraId="450EB6F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After verification with the payment gateway, we may reverse the extra charge. All decisions will be made at the sole discretion of RKM Foundation.</w:t>
      </w:r>
    </w:p>
    <w:p w14:paraId="608DFB3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19948AD9">
          <v:rect id="_x0000_i1056" alt="" style="width:451.3pt;height:.05pt;mso-width-percent:0;mso-height-percent:0;mso-width-percent:0;mso-height-percent:0" o:hralign="center" o:hrstd="t" o:hr="t" fillcolor="#a0a0a0" stroked="f"/>
        </w:pict>
      </w:r>
    </w:p>
    <w:p w14:paraId="41EA825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4. 80g Tax Benefits &amp; Refunds</w:t>
      </w:r>
    </w:p>
    <w:p w14:paraId="5C97CB0D" w14:textId="77777777" w:rsidR="00341D20" w:rsidRPr="00341D20" w:rsidRDefault="00341D20" w:rsidP="00341D20">
      <w:pPr>
        <w:numPr>
          <w:ilvl w:val="0"/>
          <w:numId w:val="4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registered under Sections 12A and 80G of the Income Tax Act, 1961. Eligible donors can claim a 50% deduction on qualifying donations, subject to legal limits.</w:t>
      </w:r>
    </w:p>
    <w:p w14:paraId="4655A470" w14:textId="77777777" w:rsidR="00341D20" w:rsidRPr="00341D20" w:rsidRDefault="00341D20" w:rsidP="00341D20">
      <w:pPr>
        <w:numPr>
          <w:ilvl w:val="0"/>
          <w:numId w:val="4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are required to report donations in Form 10BD and issue Form 10BE to eligible donors after the financial year.</w:t>
      </w:r>
    </w:p>
    <w:p w14:paraId="5E923A0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Because of these tax rules:</w:t>
      </w:r>
    </w:p>
    <w:p w14:paraId="2AC9C4A3" w14:textId="77777777" w:rsidR="00341D20" w:rsidRPr="00341D20" w:rsidRDefault="00341D20" w:rsidP="00341D20">
      <w:pPr>
        <w:numPr>
          <w:ilvl w:val="0"/>
          <w:numId w:val="4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a donation has been reported in Form 10BD and/or you have used the donation for an 80G tax claim, we cannot refund it under any circumstance.</w:t>
      </w:r>
    </w:p>
    <w:p w14:paraId="198978BC" w14:textId="77777777" w:rsidR="00341D20" w:rsidRPr="00341D20" w:rsidRDefault="00341D20" w:rsidP="00341D20">
      <w:pPr>
        <w:numPr>
          <w:ilvl w:val="0"/>
          <w:numId w:val="4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are unsure about keeping a donation, please do not claim 80G benefit on it in your tax return.</w:t>
      </w:r>
    </w:p>
    <w:p w14:paraId="49E97DC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5554910">
          <v:rect id="_x0000_i1055" alt="" style="width:451.3pt;height:.05pt;mso-width-percent:0;mso-height-percent:0;mso-width-percent:0;mso-height-percent:0" o:hralign="center" o:hrstd="t" o:hr="t" fillcolor="#a0a0a0" stroked="f"/>
        </w:pict>
      </w:r>
    </w:p>
    <w:p w14:paraId="1D8AAE42"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5. Donation Amount &amp; Payment Methods</w:t>
      </w:r>
    </w:p>
    <w:p w14:paraId="6C4BDC96" w14:textId="77777777" w:rsidR="00341D20" w:rsidRPr="00341D20" w:rsidRDefault="00341D20" w:rsidP="00341D20">
      <w:pPr>
        <w:numPr>
          <w:ilvl w:val="0"/>
          <w:numId w:val="4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Minimum online donation amount may be specified on the Donate page.</w:t>
      </w:r>
    </w:p>
    <w:p w14:paraId="355A52B1" w14:textId="77777777" w:rsidR="00341D20" w:rsidRPr="00341D20" w:rsidRDefault="00341D20" w:rsidP="00341D20">
      <w:pPr>
        <w:numPr>
          <w:ilvl w:val="0"/>
          <w:numId w:val="4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are accepted in Indian Rupees (INR) via Indian payment methods (UPI, net banking, debit/credit cards, or bank transfer from an Indian account).</w:t>
      </w:r>
    </w:p>
    <w:p w14:paraId="65230EDD" w14:textId="77777777" w:rsidR="00341D20" w:rsidRPr="00341D20" w:rsidRDefault="00341D20" w:rsidP="00341D20">
      <w:pPr>
        <w:numPr>
          <w:ilvl w:val="0"/>
          <w:numId w:val="4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currently do not accept foreign contributions, as RKM Foundation does not hold FCRA registration.</w:t>
      </w:r>
    </w:p>
    <w:p w14:paraId="0CFE27D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73A1B2D">
          <v:rect id="_x0000_i1054" alt="" style="width:451.3pt;height:.05pt;mso-width-percent:0;mso-height-percent:0;mso-width-percent:0;mso-height-percent:0" o:hralign="center" o:hrstd="t" o:hr="t" fillcolor="#a0a0a0" stroked="f"/>
        </w:pict>
      </w:r>
    </w:p>
    <w:p w14:paraId="0D4AA6F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6. Donation Receipts &amp; Certificates</w:t>
      </w:r>
    </w:p>
    <w:p w14:paraId="03F32480" w14:textId="77777777" w:rsidR="00341D20" w:rsidRPr="00341D20" w:rsidRDefault="00341D20" w:rsidP="00341D20">
      <w:pPr>
        <w:numPr>
          <w:ilvl w:val="0"/>
          <w:numId w:val="4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 instant email receipt is sent after a successful donation.</w:t>
      </w:r>
    </w:p>
    <w:p w14:paraId="21CBF7C7" w14:textId="77777777" w:rsidR="00341D20" w:rsidRPr="00341D20" w:rsidRDefault="00341D20" w:rsidP="00341D20">
      <w:pPr>
        <w:numPr>
          <w:ilvl w:val="0"/>
          <w:numId w:val="4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80G certificates (Form 10BE) are issued after the end of the financial year, usually by 31 May, to donors who have provided valid PAN and other required details.</w:t>
      </w:r>
    </w:p>
    <w:p w14:paraId="28ED466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have not received your receipt or certificate, please contact us with your transaction details.</w:t>
      </w:r>
    </w:p>
    <w:p w14:paraId="31B22D8A"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973AA30">
          <v:rect id="_x0000_i1053" alt="" style="width:451.3pt;height:.05pt;mso-width-percent:0;mso-height-percent:0;mso-width-percent:0;mso-height-percent:0" o:hralign="center" o:hrstd="t" o:hr="t" fillcolor="#a0a0a0" stroked="f"/>
        </w:pict>
      </w:r>
    </w:p>
    <w:p w14:paraId="1B89DE5A"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7. Chargebacks &amp; Disputes</w:t>
      </w:r>
    </w:p>
    <w:p w14:paraId="1323E6A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a donation is disputed directly with your bank or payment provider (chargeback):</w:t>
      </w:r>
    </w:p>
    <w:p w14:paraId="63548B34" w14:textId="77777777" w:rsidR="00341D20" w:rsidRPr="00341D20" w:rsidRDefault="00341D20" w:rsidP="00341D20">
      <w:pPr>
        <w:numPr>
          <w:ilvl w:val="0"/>
          <w:numId w:val="4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may share supporting documentation (receipts, logs) with the bank to clarify the nature of the transaction.</w:t>
      </w:r>
    </w:p>
    <w:p w14:paraId="3D6D315E" w14:textId="77777777" w:rsidR="00341D20" w:rsidRPr="00341D20" w:rsidRDefault="00341D20" w:rsidP="00341D20">
      <w:pPr>
        <w:numPr>
          <w:ilvl w:val="0"/>
          <w:numId w:val="4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the bank reverses the donation, your 80G eligibility for that amount will lapse, and you must not claim any tax deduction on it.</w:t>
      </w:r>
    </w:p>
    <w:p w14:paraId="210BB712"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B9A8EFC">
          <v:rect id="_x0000_i1052" alt="" style="width:451.3pt;height:.05pt;mso-width-percent:0;mso-height-percent:0;mso-width-percent:0;mso-height-percent:0" o:hralign="center" o:hrstd="t" o:hr="t" fillcolor="#a0a0a0" stroked="f"/>
        </w:pict>
      </w:r>
    </w:p>
    <w:p w14:paraId="597AF1C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 Changes To This Policy</w:t>
      </w:r>
    </w:p>
    <w:p w14:paraId="5C9B0B2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may update this Donation Refund &amp; Cancellation Policy from time to time to reflect legal or operational changes. The version in force at the time of your donation will apply to that donation.</w:t>
      </w:r>
    </w:p>
    <w:p w14:paraId="4307D486"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135E28D">
          <v:rect id="_x0000_i1051" alt="" style="width:451.3pt;height:.05pt;mso-width-percent:0;mso-height-percent:0;mso-width-percent:0;mso-height-percent:0" o:hralign="center" o:hrstd="t" o:hr="t" fillcolor="#a0a0a0" stroked="f"/>
        </w:pict>
      </w:r>
    </w:p>
    <w:p w14:paraId="1E70EE1A"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your generosity. Your trust enables us to carry forward our mission with integrity and accountability.</w:t>
      </w:r>
    </w:p>
    <w:p w14:paraId="6D6B119E" w14:textId="77777777" w:rsidR="00341D20" w:rsidRPr="00341D20" w:rsidRDefault="00341D20" w:rsidP="00341D20">
      <w:pPr>
        <w:spacing w:line="240" w:lineRule="auto"/>
        <w:rPr>
          <w:rFonts w:ascii="Helvetica" w:hAnsi="Helvetica"/>
          <w:sz w:val="18"/>
          <w:szCs w:val="18"/>
        </w:rPr>
      </w:pPr>
    </w:p>
    <w:p w14:paraId="132E0B9C"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Website Disclaimer</w:t>
      </w:r>
      <w:r w:rsidRPr="00341D20">
        <w:rPr>
          <w:rFonts w:ascii="Helvetica" w:hAnsi="Helvetica"/>
          <w:sz w:val="18"/>
          <w:szCs w:val="18"/>
        </w:rPr>
        <w:br/>
      </w:r>
      <w:r w:rsidRPr="00341D20">
        <w:rPr>
          <w:rFonts w:ascii="Helvetica" w:hAnsi="Helvetica"/>
          <w:sz w:val="18"/>
          <w:szCs w:val="18"/>
        </w:rPr>
        <w:br/>
        <w:t>The information on the RKM Foundation website is provided for general information and charitable fundraising purposes only.</w:t>
      </w:r>
    </w:p>
    <w:p w14:paraId="68801159"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No Professional Advice</w:t>
      </w:r>
      <w:r w:rsidRPr="00341D20">
        <w:rPr>
          <w:rFonts w:ascii="Helvetica" w:hAnsi="Helvetica"/>
          <w:sz w:val="18"/>
          <w:szCs w:val="18"/>
        </w:rPr>
        <w:br/>
        <w:t>Nothing on this website is intended to be professional, legal, financial, tax, or medical advice. You should consult qualified professionals before making decisions based on any information here.</w:t>
      </w:r>
      <w:r w:rsidRPr="00341D20">
        <w:rPr>
          <w:rFonts w:ascii="Helvetica" w:hAnsi="Helvetica"/>
          <w:sz w:val="18"/>
          <w:szCs w:val="18"/>
        </w:rPr>
        <w:br/>
      </w:r>
    </w:p>
    <w:p w14:paraId="14266D95"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Accuracy &amp; Updates</w:t>
      </w:r>
      <w:r w:rsidRPr="00341D20">
        <w:rPr>
          <w:rFonts w:ascii="Helvetica" w:hAnsi="Helvetica"/>
          <w:sz w:val="18"/>
          <w:szCs w:val="18"/>
        </w:rPr>
        <w:br/>
        <w:t>We try to keep all content accurate and up to date, but we do not guarantee that information, figures, or descriptions are complete, current, or error</w:t>
      </w:r>
      <w:r w:rsidRPr="00341D20">
        <w:rPr>
          <w:rFonts w:ascii="Helvetica" w:hAnsi="Helvetica"/>
          <w:sz w:val="18"/>
          <w:szCs w:val="18"/>
        </w:rPr>
        <w:noBreakHyphen/>
        <w:t>free. Programmes, partners, and impact data may change over time.</w:t>
      </w:r>
      <w:r w:rsidRPr="00341D20">
        <w:rPr>
          <w:rFonts w:ascii="Helvetica" w:hAnsi="Helvetica"/>
          <w:sz w:val="18"/>
          <w:szCs w:val="18"/>
        </w:rPr>
        <w:br/>
      </w:r>
    </w:p>
    <w:p w14:paraId="2146B656"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Use At Your Own Risk</w:t>
      </w:r>
      <w:r w:rsidRPr="00341D20">
        <w:rPr>
          <w:rFonts w:ascii="Helvetica" w:hAnsi="Helvetica"/>
          <w:sz w:val="18"/>
          <w:szCs w:val="18"/>
        </w:rPr>
        <w:br/>
        <w:t>You use this website and its content at your own risk. RKM Foundation is not responsible for any loss or damage arising from your reliance on information published here or from any technical issues, interruptions, or errors.</w:t>
      </w:r>
      <w:r w:rsidRPr="00341D20">
        <w:rPr>
          <w:rFonts w:ascii="Helvetica" w:hAnsi="Helvetica"/>
          <w:sz w:val="18"/>
          <w:szCs w:val="18"/>
        </w:rPr>
        <w:br/>
      </w:r>
    </w:p>
    <w:p w14:paraId="30CDC67A"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Links To Other Sites</w:t>
      </w:r>
      <w:r w:rsidRPr="00341D20">
        <w:rPr>
          <w:rFonts w:ascii="Helvetica" w:hAnsi="Helvetica"/>
          <w:sz w:val="18"/>
          <w:szCs w:val="18"/>
        </w:rPr>
        <w:br/>
        <w:t>Our website may link to third</w:t>
      </w:r>
      <w:r w:rsidRPr="00341D20">
        <w:rPr>
          <w:rFonts w:ascii="Helvetica" w:hAnsi="Helvetica"/>
          <w:sz w:val="18"/>
          <w:szCs w:val="18"/>
        </w:rPr>
        <w:noBreakHyphen/>
        <w:t>party websites or platforms for information, payment processing, or social media. These are operated independently. We do not control or endorse their content, policies, or security and are not responsible for them.</w:t>
      </w:r>
      <w:r w:rsidRPr="00341D20">
        <w:rPr>
          <w:rFonts w:ascii="Helvetica" w:hAnsi="Helvetica"/>
          <w:sz w:val="18"/>
          <w:szCs w:val="18"/>
        </w:rPr>
        <w:br/>
      </w:r>
    </w:p>
    <w:p w14:paraId="614409DD"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Donations, Products &amp; Outcomes</w:t>
      </w:r>
      <w:r w:rsidRPr="00341D20">
        <w:rPr>
          <w:rFonts w:ascii="Helvetica" w:hAnsi="Helvetica"/>
          <w:sz w:val="18"/>
          <w:szCs w:val="18"/>
        </w:rPr>
        <w:br/>
        <w:t>Donations and “Shop for a Cause” purchases support our charitable work, but RKM Foundation does not guarantee specific outcomes, timelines, or results for any individual contribution or project.</w:t>
      </w:r>
      <w:r w:rsidRPr="00341D20">
        <w:rPr>
          <w:rFonts w:ascii="Helvetica" w:hAnsi="Helvetica"/>
          <w:sz w:val="18"/>
          <w:szCs w:val="18"/>
        </w:rPr>
        <w:br/>
      </w:r>
    </w:p>
    <w:p w14:paraId="0A3B516F"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Limitation Of Liability</w:t>
      </w:r>
      <w:r w:rsidRPr="00341D20">
        <w:rPr>
          <w:rFonts w:ascii="Helvetica" w:hAnsi="Helvetica"/>
          <w:sz w:val="18"/>
          <w:szCs w:val="18"/>
        </w:rPr>
        <w:br/>
        <w:t>To the fullest extent permitted by law, RKM Foundation, its trustees, employees, and partners shall not be liable for any indirect, incidental, consequential, or special damages arising from your use of this website, including but not limited to loss of data, income, or goodwill.</w:t>
      </w:r>
      <w:r w:rsidRPr="00341D20">
        <w:rPr>
          <w:rFonts w:ascii="Helvetica" w:hAnsi="Helvetica"/>
          <w:sz w:val="18"/>
          <w:szCs w:val="18"/>
        </w:rPr>
        <w:br/>
      </w:r>
    </w:p>
    <w:p w14:paraId="20AFC340" w14:textId="77777777" w:rsidR="00341D20" w:rsidRPr="00341D20" w:rsidRDefault="00341D20" w:rsidP="00341D20">
      <w:pPr>
        <w:pStyle w:val="my-2"/>
        <w:numPr>
          <w:ilvl w:val="0"/>
          <w:numId w:val="48"/>
        </w:numPr>
        <w:rPr>
          <w:rFonts w:ascii="Helvetica" w:hAnsi="Helvetica"/>
          <w:sz w:val="18"/>
          <w:szCs w:val="18"/>
        </w:rPr>
      </w:pPr>
      <w:r w:rsidRPr="00341D20">
        <w:rPr>
          <w:rStyle w:val="Strong"/>
          <w:rFonts w:ascii="Helvetica" w:eastAsiaTheme="majorEastAsia" w:hAnsi="Helvetica"/>
          <w:sz w:val="18"/>
          <w:szCs w:val="18"/>
        </w:rPr>
        <w:t>Changes To This Disclaimer</w:t>
      </w:r>
      <w:r w:rsidRPr="00341D20">
        <w:rPr>
          <w:rFonts w:ascii="Helvetica" w:hAnsi="Helvetica"/>
          <w:sz w:val="18"/>
          <w:szCs w:val="18"/>
        </w:rPr>
        <w:br/>
        <w:t>We may update this Website Disclaimer from time to time. Continued use of the website after changes are posted means you accept the revised terms.</w:t>
      </w:r>
    </w:p>
    <w:p w14:paraId="11E2435F"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Cookie &amp; Tracking Notice</w:t>
      </w:r>
      <w:r w:rsidRPr="00341D20">
        <w:rPr>
          <w:rFonts w:ascii="Helvetica" w:hAnsi="Helvetica"/>
          <w:sz w:val="18"/>
          <w:szCs w:val="18"/>
        </w:rPr>
        <w:br/>
        <w:t>RKM Foundation uses cookies and similar technologies on this website to improve your experience and help us understand how our pages are used.</w:t>
      </w:r>
    </w:p>
    <w:p w14:paraId="303F542D"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What Are Cookies?</w:t>
      </w:r>
      <w:r w:rsidRPr="00341D20">
        <w:rPr>
          <w:rFonts w:ascii="Helvetica" w:hAnsi="Helvetica"/>
          <w:sz w:val="18"/>
          <w:szCs w:val="18"/>
        </w:rPr>
        <w:br/>
        <w:t>Cookies are small text files stored on your browser. They help the site remember your preferences and function properly.</w:t>
      </w:r>
    </w:p>
    <w:p w14:paraId="088D12D3"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What we use cookies for</w:t>
      </w:r>
    </w:p>
    <w:p w14:paraId="2717DF47" w14:textId="77777777" w:rsidR="00341D20" w:rsidRPr="00341D20" w:rsidRDefault="00341D20" w:rsidP="00341D20">
      <w:pPr>
        <w:pStyle w:val="my-2"/>
        <w:numPr>
          <w:ilvl w:val="0"/>
          <w:numId w:val="49"/>
        </w:numPr>
        <w:rPr>
          <w:rFonts w:ascii="Helvetica" w:hAnsi="Helvetica"/>
          <w:sz w:val="18"/>
          <w:szCs w:val="18"/>
        </w:rPr>
      </w:pPr>
      <w:r w:rsidRPr="00341D20">
        <w:rPr>
          <w:rFonts w:ascii="Helvetica" w:hAnsi="Helvetica"/>
          <w:sz w:val="18"/>
          <w:szCs w:val="18"/>
        </w:rPr>
        <w:t>To keep the website working smoothly (session and security cookies)</w:t>
      </w:r>
    </w:p>
    <w:p w14:paraId="59DD6A3A" w14:textId="77777777" w:rsidR="00341D20" w:rsidRPr="00341D20" w:rsidRDefault="00341D20" w:rsidP="00341D20">
      <w:pPr>
        <w:pStyle w:val="my-2"/>
        <w:numPr>
          <w:ilvl w:val="0"/>
          <w:numId w:val="49"/>
        </w:numPr>
        <w:rPr>
          <w:rFonts w:ascii="Helvetica" w:hAnsi="Helvetica"/>
          <w:sz w:val="18"/>
          <w:szCs w:val="18"/>
        </w:rPr>
      </w:pPr>
      <w:r w:rsidRPr="00341D20">
        <w:rPr>
          <w:rFonts w:ascii="Helvetica" w:hAnsi="Helvetica"/>
          <w:sz w:val="18"/>
          <w:szCs w:val="18"/>
        </w:rPr>
        <w:t>To remember basic preferences (such as form information)</w:t>
      </w:r>
    </w:p>
    <w:p w14:paraId="1E411F32" w14:textId="77777777" w:rsidR="00341D20" w:rsidRPr="00341D20" w:rsidRDefault="00341D20" w:rsidP="00341D20">
      <w:pPr>
        <w:pStyle w:val="my-2"/>
        <w:numPr>
          <w:ilvl w:val="0"/>
          <w:numId w:val="49"/>
        </w:numPr>
        <w:rPr>
          <w:rFonts w:ascii="Helvetica" w:hAnsi="Helvetica"/>
          <w:sz w:val="18"/>
          <w:szCs w:val="18"/>
        </w:rPr>
      </w:pPr>
      <w:r w:rsidRPr="00341D20">
        <w:rPr>
          <w:rFonts w:ascii="Helvetica" w:hAnsi="Helvetica"/>
          <w:sz w:val="18"/>
          <w:szCs w:val="18"/>
        </w:rPr>
        <w:t>To see which pages are visited, so we can improve our content (analytics cookies)</w:t>
      </w:r>
    </w:p>
    <w:p w14:paraId="435678C3"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We do not use cookies to store sensitive information like payment details, and we do not sell your data.</w:t>
      </w:r>
    </w:p>
    <w:p w14:paraId="6763A223"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Managing Cookies</w:t>
      </w:r>
      <w:r w:rsidRPr="00341D20">
        <w:rPr>
          <w:rFonts w:ascii="Helvetica" w:hAnsi="Helvetica"/>
          <w:sz w:val="18"/>
          <w:szCs w:val="18"/>
        </w:rPr>
        <w:br/>
        <w:t>You can change your browser settings to block or delete cookies. If you do so, some parts of the website may not function as intended.</w:t>
      </w:r>
    </w:p>
    <w:p w14:paraId="744FF5A0" w14:textId="77777777" w:rsidR="00341D20" w:rsidRPr="00341D20" w:rsidRDefault="00341D20" w:rsidP="00341D20">
      <w:pPr>
        <w:pStyle w:val="my-2"/>
        <w:rPr>
          <w:rFonts w:ascii="Helvetica" w:hAnsi="Helvetica"/>
          <w:sz w:val="18"/>
          <w:szCs w:val="18"/>
        </w:rPr>
      </w:pPr>
      <w:r w:rsidRPr="00341D20">
        <w:rPr>
          <w:rFonts w:ascii="Helvetica" w:hAnsi="Helvetica"/>
          <w:sz w:val="18"/>
          <w:szCs w:val="18"/>
        </w:rPr>
        <w:t>For more details on how we handle data, please see our Privacy Policy.</w:t>
      </w:r>
    </w:p>
    <w:p w14:paraId="3A8EDDF5"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lastRenderedPageBreak/>
        <w:t>Thank you for visiting our website. We aim to provide a transparent and secure digital experience for every visitor.</w:t>
      </w:r>
    </w:p>
    <w:p w14:paraId="537D4FB1"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Privacy Policy</w:t>
      </w:r>
    </w:p>
    <w:p w14:paraId="09670AF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(“we”, “us”, “our”) values your trust and is committed to protecting your personal information. This Privacy Policy explains how we collect, use, store, and safeguard information when you visit our website, make a donation, volunteer, shop for a cause, participate in a fundraiser, or otherwise interact with us.</w:t>
      </w:r>
    </w:p>
    <w:p w14:paraId="511CCB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By using our website or sharing your information with us, you agree to this Privacy Policy and our Terms &amp; Conditions.</w:t>
      </w:r>
    </w:p>
    <w:p w14:paraId="58C5120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55EE0EE">
          <v:rect id="_x0000_i1050" alt="" style="width:451.3pt;height:.05pt;mso-width-percent:0;mso-height-percent:0;mso-width-percent:0;mso-height-percent:0" o:hralign="center" o:hrstd="t" o:hr="t" fillcolor="#a0a0a0" stroked="f"/>
        </w:pict>
      </w:r>
    </w:p>
    <w:p w14:paraId="1B529534"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 Who We Are</w:t>
      </w:r>
    </w:p>
    <w:p w14:paraId="4A32B7D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a registered charitable trust in India. Through our website and digital platforms, we raise funds, share impact, manage donations, enable volunteering and CSR partnerships, and offer cause-related products.</w:t>
      </w:r>
    </w:p>
    <w:p w14:paraId="16C4A08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Privacy Policy applies to:</w:t>
      </w:r>
    </w:p>
    <w:p w14:paraId="104F55EE" w14:textId="77777777" w:rsidR="00341D20" w:rsidRPr="00341D20" w:rsidRDefault="00341D20" w:rsidP="00341D20">
      <w:pPr>
        <w:numPr>
          <w:ilvl w:val="0"/>
          <w:numId w:val="5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website and donation pages</w:t>
      </w:r>
    </w:p>
    <w:p w14:paraId="4EA03ABD" w14:textId="77777777" w:rsidR="00341D20" w:rsidRPr="00341D20" w:rsidRDefault="00341D20" w:rsidP="00341D20">
      <w:pPr>
        <w:numPr>
          <w:ilvl w:val="0"/>
          <w:numId w:val="5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“Shop for a Cause” product pages</w:t>
      </w:r>
    </w:p>
    <w:p w14:paraId="73FA5619" w14:textId="77777777" w:rsidR="00341D20" w:rsidRPr="00341D20" w:rsidRDefault="00341D20" w:rsidP="00341D20">
      <w:pPr>
        <w:numPr>
          <w:ilvl w:val="0"/>
          <w:numId w:val="5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Fundraiser, volunteer, CSR and enquiry forms</w:t>
      </w:r>
    </w:p>
    <w:p w14:paraId="65C5FD6F" w14:textId="77777777" w:rsidR="00341D20" w:rsidRPr="00341D20" w:rsidRDefault="00341D20" w:rsidP="00341D20">
      <w:pPr>
        <w:numPr>
          <w:ilvl w:val="0"/>
          <w:numId w:val="5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Any other online services operated by RKM Foundation</w:t>
      </w:r>
    </w:p>
    <w:p w14:paraId="77986B0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FC6EBF8">
          <v:rect id="_x0000_i1049" alt="" style="width:451.3pt;height:.05pt;mso-width-percent:0;mso-height-percent:0;mso-width-percent:0;mso-height-percent:0" o:hralign="center" o:hrstd="t" o:hr="t" fillcolor="#a0a0a0" stroked="f"/>
        </w:pict>
      </w:r>
    </w:p>
    <w:p w14:paraId="2D4E03D8"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 Information You Provide</w:t>
      </w:r>
    </w:p>
    <w:p w14:paraId="24F640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 interact with us, you may voluntarily provide:</w:t>
      </w:r>
    </w:p>
    <w:p w14:paraId="160E753D"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Contact details: name, email address, mobile number, postal address</w:t>
      </w:r>
    </w:p>
    <w:p w14:paraId="43B46AC5"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 details: donation amount, date, payment method, PAN (for 80G compliance)</w:t>
      </w:r>
    </w:p>
    <w:p w14:paraId="7B70D796"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CSR / partnership details: organisation name, designation, official contact information</w:t>
      </w:r>
    </w:p>
    <w:p w14:paraId="330B9565"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Volunteer details: skills, interests, availability, basic profile information</w:t>
      </w:r>
    </w:p>
    <w:p w14:paraId="5E6F1FED"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Shop orders: delivery address and contact number</w:t>
      </w:r>
    </w:p>
    <w:p w14:paraId="6828B7F0" w14:textId="77777777" w:rsidR="00341D20" w:rsidRPr="00341D20" w:rsidRDefault="00341D20" w:rsidP="00341D20">
      <w:pPr>
        <w:numPr>
          <w:ilvl w:val="0"/>
          <w:numId w:val="5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Any other information you choose to share through forms, emails, or messages</w:t>
      </w:r>
    </w:p>
    <w:p w14:paraId="7D256127"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This may include “personal information” and, where applicable, “sensitive personal data” as defined under applicable Indian IT laws.</w:t>
      </w:r>
    </w:p>
    <w:p w14:paraId="1E0D15B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may choose not to provide certain information; however, this may limit our ability to process donations, issue tax certificates, fulfil orders, or respond to your request.</w:t>
      </w:r>
    </w:p>
    <w:p w14:paraId="77080E8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2188240">
          <v:rect id="_x0000_i1048" alt="" style="width:451.3pt;height:.05pt;mso-width-percent:0;mso-height-percent:0;mso-width-percent:0;mso-height-percent:0" o:hralign="center" o:hrstd="t" o:hr="t" fillcolor="#a0a0a0" stroked="f"/>
        </w:pict>
      </w:r>
    </w:p>
    <w:p w14:paraId="0B2288E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3. Information Collected Automatically</w:t>
      </w:r>
    </w:p>
    <w:p w14:paraId="46EB6F7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you browse our website, we may automatically collect limited technical information such as:</w:t>
      </w:r>
    </w:p>
    <w:p w14:paraId="51202F1A" w14:textId="77777777" w:rsidR="00341D20" w:rsidRPr="00341D20" w:rsidRDefault="00341D20" w:rsidP="00341D20">
      <w:pPr>
        <w:numPr>
          <w:ilvl w:val="0"/>
          <w:numId w:val="5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IP address, browser type, device type, operating system</w:t>
      </w:r>
    </w:p>
    <w:p w14:paraId="5ABBD07C" w14:textId="77777777" w:rsidR="00341D20" w:rsidRPr="00341D20" w:rsidRDefault="00341D20" w:rsidP="00341D20">
      <w:pPr>
        <w:numPr>
          <w:ilvl w:val="0"/>
          <w:numId w:val="5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Pages visited, time spent, links clicked, and general usage patterns</w:t>
      </w:r>
    </w:p>
    <w:p w14:paraId="723A0F4B" w14:textId="77777777" w:rsidR="00341D20" w:rsidRPr="00341D20" w:rsidRDefault="00341D20" w:rsidP="00341D20">
      <w:pPr>
        <w:numPr>
          <w:ilvl w:val="0"/>
          <w:numId w:val="5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Approximate location (city/state level only)</w:t>
      </w:r>
    </w:p>
    <w:p w14:paraId="38699FD1" w14:textId="77777777" w:rsidR="00341D20" w:rsidRPr="00341D20" w:rsidRDefault="00341D20" w:rsidP="00341D20">
      <w:pPr>
        <w:numPr>
          <w:ilvl w:val="0"/>
          <w:numId w:val="5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Cookie and similar tracking data</w:t>
      </w:r>
    </w:p>
    <w:p w14:paraId="4724DA3C"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This information helps us improve website performance, security, and user experience.</w:t>
      </w:r>
    </w:p>
    <w:p w14:paraId="6BD50A4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2CEC9EE">
          <v:rect id="_x0000_i1047" alt="" style="width:451.3pt;height:.05pt;mso-width-percent:0;mso-height-percent:0;mso-width-percent:0;mso-height-percent:0" o:hralign="center" o:hrstd="t" o:hr="t" fillcolor="#a0a0a0" stroked="f"/>
        </w:pict>
      </w:r>
    </w:p>
    <w:p w14:paraId="66F962B9"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4. How We Use Your Information</w:t>
      </w:r>
    </w:p>
    <w:p w14:paraId="084D2DF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use your information only for legitimate purposes, including to:</w:t>
      </w:r>
    </w:p>
    <w:p w14:paraId="13E8757B"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Process donations, fundraisers, and shop orders</w:t>
      </w:r>
    </w:p>
    <w:p w14:paraId="57EFBDFC"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Issue receipts, acknowledgements, and invoices</w:t>
      </w:r>
    </w:p>
    <w:p w14:paraId="23583F45"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File statutory tax reports and generate Form 10BD and Form 10BE</w:t>
      </w:r>
    </w:p>
    <w:p w14:paraId="0B8001ED"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Share impact updates, reports, and donor communications</w:t>
      </w:r>
    </w:p>
    <w:p w14:paraId="48D69BFE"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Respond to enquiries, feedback, or support requests</w:t>
      </w:r>
    </w:p>
    <w:p w14:paraId="6C2B3045"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Manage CSR partnerships, volunteering, and events</w:t>
      </w:r>
    </w:p>
    <w:p w14:paraId="4FE7AE78"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Improve our programmes, website, and communications</w:t>
      </w:r>
    </w:p>
    <w:p w14:paraId="061CFE8D" w14:textId="77777777" w:rsidR="00341D20" w:rsidRPr="00341D20" w:rsidRDefault="00341D20" w:rsidP="00341D20">
      <w:pPr>
        <w:numPr>
          <w:ilvl w:val="0"/>
          <w:numId w:val="5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Comply with legal, accounting, and regulatory obligations</w:t>
      </w:r>
    </w:p>
    <w:p w14:paraId="215E093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do not sell, rent, or trade your personal information.</w:t>
      </w:r>
    </w:p>
    <w:p w14:paraId="2F9554D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08735F18">
          <v:rect id="_x0000_i1046" alt="" style="width:451.3pt;height:.05pt;mso-width-percent:0;mso-height-percent:0;mso-width-percent:0;mso-height-percent:0" o:hralign="center" o:hrstd="t" o:hr="t" fillcolor="#a0a0a0" stroked="f"/>
        </w:pict>
      </w:r>
    </w:p>
    <w:p w14:paraId="0EE449E5"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5. When We Share Information</w:t>
      </w:r>
    </w:p>
    <w:p w14:paraId="66F399D9"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may share limited information only with trusted parties, including:</w:t>
      </w:r>
    </w:p>
    <w:p w14:paraId="2A621ADC" w14:textId="77777777" w:rsidR="00341D20" w:rsidRPr="00341D20" w:rsidRDefault="00341D20" w:rsidP="00341D20">
      <w:pPr>
        <w:numPr>
          <w:ilvl w:val="0"/>
          <w:numId w:val="5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Payment gateways and banks for secure transaction processing</w:t>
      </w:r>
    </w:p>
    <w:p w14:paraId="10AD3B86" w14:textId="77777777" w:rsidR="00341D20" w:rsidRPr="00341D20" w:rsidRDefault="00341D20" w:rsidP="00341D20">
      <w:pPr>
        <w:numPr>
          <w:ilvl w:val="0"/>
          <w:numId w:val="5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Courier partners for delivering products purchased from our shop</w:t>
      </w:r>
    </w:p>
    <w:p w14:paraId="60D12FBC" w14:textId="77777777" w:rsidR="00341D20" w:rsidRPr="00341D20" w:rsidRDefault="00341D20" w:rsidP="00341D20">
      <w:pPr>
        <w:numPr>
          <w:ilvl w:val="0"/>
          <w:numId w:val="5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Auditors, accountants, and professional advisors, under confidentiality</w:t>
      </w:r>
    </w:p>
    <w:p w14:paraId="54213801" w14:textId="77777777" w:rsidR="00341D20" w:rsidRPr="00341D20" w:rsidRDefault="00341D20" w:rsidP="00341D20">
      <w:pPr>
        <w:numPr>
          <w:ilvl w:val="0"/>
          <w:numId w:val="5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IT and analytics service providers who help us operate and improve our systems</w:t>
      </w:r>
    </w:p>
    <w:p w14:paraId="196E701B" w14:textId="77777777" w:rsidR="00341D20" w:rsidRPr="00341D20" w:rsidRDefault="00341D20" w:rsidP="00341D20">
      <w:pPr>
        <w:numPr>
          <w:ilvl w:val="0"/>
          <w:numId w:val="5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Government authorities or regulators, when required by law</w:t>
      </w:r>
    </w:p>
    <w:p w14:paraId="3CCF8B4F"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such parties are required to use your information only for the specified purpose and to maintain appropriate confidentiality and security.</w:t>
      </w:r>
    </w:p>
    <w:p w14:paraId="012024D4"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6140C33">
          <v:rect id="_x0000_i1045" alt="" style="width:451.3pt;height:.05pt;mso-width-percent:0;mso-height-percent:0;mso-width-percent:0;mso-height-percent:0" o:hralign="center" o:hrstd="t" o:hr="t" fillcolor="#a0a0a0" stroked="f"/>
        </w:pict>
      </w:r>
    </w:p>
    <w:p w14:paraId="4931854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6. Cookies &amp; Tracking Technologies</w:t>
      </w:r>
    </w:p>
    <w:p w14:paraId="0BD39BDE" w14:textId="77777777" w:rsidR="00341D20" w:rsidRPr="00341D20" w:rsidRDefault="00341D20" w:rsidP="00341D20">
      <w:pPr>
        <w:spacing w:after="0"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For more details about how cookies are used on our website, please refer to our Website Disclaimer &amp; Cookie Policy.</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00F11105">
        <w:rPr>
          <w:rFonts w:ascii="Helvetica" w:eastAsia="Times New Roman" w:hAnsi="Helvetica" w:cs="Times New Roman"/>
          <w:noProof/>
          <w:kern w:val="0"/>
          <w:sz w:val="18"/>
          <w:szCs w:val="18"/>
          <w:lang w:eastAsia="en-GB"/>
        </w:rPr>
        <w:pict w14:anchorId="10789B50">
          <v:rect id="_x0000_i1044" alt="" style="width:451.3pt;height:.05pt;mso-width-percent:0;mso-height-percent:0;mso-width-percent:0;mso-height-percent:0" o:hralign="center" o:hrstd="t" o:hr="t" fillcolor="#a0a0a0" stroked="f"/>
        </w:pict>
      </w:r>
    </w:p>
    <w:p w14:paraId="500F37C3"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7. Data Security</w:t>
      </w:r>
    </w:p>
    <w:p w14:paraId="72DB22CE"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We use reasonable technical and organisational safeguards to protect your personal information, including:</w:t>
      </w:r>
    </w:p>
    <w:p w14:paraId="5BD33969" w14:textId="77777777" w:rsidR="00341D20" w:rsidRPr="00341D20" w:rsidRDefault="00341D20" w:rsidP="00341D20">
      <w:pPr>
        <w:pStyle w:val="p1"/>
        <w:numPr>
          <w:ilvl w:val="0"/>
          <w:numId w:val="57"/>
        </w:numPr>
        <w:rPr>
          <w:rFonts w:ascii="Helvetica" w:hAnsi="Helvetica"/>
          <w:sz w:val="18"/>
          <w:szCs w:val="18"/>
        </w:rPr>
      </w:pPr>
      <w:r w:rsidRPr="00341D20">
        <w:rPr>
          <w:rFonts w:ascii="Helvetica" w:hAnsi="Helvetica"/>
          <w:sz w:val="18"/>
          <w:szCs w:val="18"/>
        </w:rPr>
        <w:t>SSL encryption on our website</w:t>
      </w:r>
    </w:p>
    <w:p w14:paraId="514E65A8" w14:textId="77777777" w:rsidR="00341D20" w:rsidRPr="00341D20" w:rsidRDefault="00341D20" w:rsidP="00341D20">
      <w:pPr>
        <w:pStyle w:val="p1"/>
        <w:numPr>
          <w:ilvl w:val="0"/>
          <w:numId w:val="57"/>
        </w:numPr>
        <w:rPr>
          <w:rFonts w:ascii="Helvetica" w:hAnsi="Helvetica"/>
          <w:sz w:val="18"/>
          <w:szCs w:val="18"/>
        </w:rPr>
      </w:pPr>
      <w:r w:rsidRPr="00341D20">
        <w:rPr>
          <w:rFonts w:ascii="Helvetica" w:hAnsi="Helvetica"/>
          <w:sz w:val="18"/>
          <w:szCs w:val="18"/>
        </w:rPr>
        <w:t>Secure, access-controlled internal systems</w:t>
      </w:r>
    </w:p>
    <w:p w14:paraId="479EC92E" w14:textId="77777777" w:rsidR="00341D20" w:rsidRPr="00341D20" w:rsidRDefault="00341D20" w:rsidP="00341D20">
      <w:pPr>
        <w:pStyle w:val="p1"/>
        <w:numPr>
          <w:ilvl w:val="0"/>
          <w:numId w:val="57"/>
        </w:numPr>
        <w:rPr>
          <w:rFonts w:ascii="Helvetica" w:hAnsi="Helvetica"/>
          <w:sz w:val="18"/>
          <w:szCs w:val="18"/>
        </w:rPr>
      </w:pPr>
      <w:r w:rsidRPr="00341D20">
        <w:rPr>
          <w:rFonts w:ascii="Helvetica" w:hAnsi="Helvetica"/>
          <w:sz w:val="18"/>
          <w:szCs w:val="18"/>
        </w:rPr>
        <w:t>PCI-DSS–compliant payment gateways for card and UPI transactions</w:t>
      </w:r>
    </w:p>
    <w:p w14:paraId="3198B9CF"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 xml:space="preserve">We </w:t>
      </w:r>
      <w:r w:rsidRPr="00341D20">
        <w:rPr>
          <w:rStyle w:val="s2"/>
          <w:rFonts w:ascii="Helvetica" w:eastAsiaTheme="majorEastAsia" w:hAnsi="Helvetica"/>
          <w:sz w:val="18"/>
          <w:szCs w:val="18"/>
        </w:rPr>
        <w:t>do not store your card, UPI, or banking details</w:t>
      </w:r>
      <w:r w:rsidRPr="00341D20">
        <w:rPr>
          <w:rFonts w:ascii="Helvetica" w:hAnsi="Helvetica"/>
          <w:sz w:val="18"/>
          <w:szCs w:val="18"/>
        </w:rPr>
        <w:t xml:space="preserve"> on our servers. All payment information is processed securely and directly by trusted, PCI-DSS–compliant payment gateway providers.</w:t>
      </w:r>
    </w:p>
    <w:p w14:paraId="4B1D1AB5"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While we take data security seriously and follow industry-standard practices, no digital system can guarantee absolute protection.</w:t>
      </w:r>
    </w:p>
    <w:p w14:paraId="369669CC"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266EE8B2">
          <v:rect id="_x0000_i1043" alt="" style="width:451.3pt;height:.05pt;mso-width-percent:0;mso-height-percent:0;mso-width-percent:0;mso-height-percent:0" o:hralign="center" o:hrstd="t" o:hr="t" fillcolor="#a0a0a0" stroked="f"/>
        </w:pict>
      </w:r>
    </w:p>
    <w:p w14:paraId="43657AF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 Data Retention</w:t>
      </w:r>
    </w:p>
    <w:p w14:paraId="272C51D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retain personal information only for as long as necessary to:</w:t>
      </w:r>
    </w:p>
    <w:p w14:paraId="6A4C90B3" w14:textId="77777777" w:rsidR="00341D20" w:rsidRPr="00341D20" w:rsidRDefault="00341D20" w:rsidP="00341D20">
      <w:pPr>
        <w:numPr>
          <w:ilvl w:val="0"/>
          <w:numId w:val="5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Meet legal, tax, and accounting requirements</w:t>
      </w:r>
    </w:p>
    <w:p w14:paraId="16581CF0" w14:textId="77777777" w:rsidR="00341D20" w:rsidRPr="00341D20" w:rsidRDefault="00341D20" w:rsidP="00341D20">
      <w:pPr>
        <w:numPr>
          <w:ilvl w:val="0"/>
          <w:numId w:val="5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Fulfil the purpose for which the data was collected</w:t>
      </w:r>
    </w:p>
    <w:p w14:paraId="4D5AEAF8" w14:textId="77777777" w:rsidR="00341D20" w:rsidRPr="00341D20" w:rsidRDefault="00341D20" w:rsidP="00341D20">
      <w:pPr>
        <w:numPr>
          <w:ilvl w:val="0"/>
          <w:numId w:val="5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Resolve disputes and maintain accurate records</w:t>
      </w:r>
    </w:p>
    <w:p w14:paraId="33F506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When information is no longer required, it is securely deleted or anonymised.</w:t>
      </w:r>
    </w:p>
    <w:p w14:paraId="5A02B2B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5ED3934">
          <v:rect id="_x0000_i1042" alt="" style="width:451.3pt;height:.05pt;mso-width-percent:0;mso-height-percent:0;mso-width-percent:0;mso-height-percent:0" o:hralign="center" o:hrstd="t" o:hr="t" fillcolor="#a0a0a0" stroked="f"/>
        </w:pict>
      </w:r>
    </w:p>
    <w:p w14:paraId="348F23DF"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9. Your Choices &amp; Rights</w:t>
      </w:r>
    </w:p>
    <w:p w14:paraId="725FF27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may:</w:t>
      </w:r>
    </w:p>
    <w:p w14:paraId="65E65C08" w14:textId="77777777" w:rsidR="00341D20" w:rsidRPr="00341D20" w:rsidRDefault="00341D20" w:rsidP="00341D20">
      <w:pPr>
        <w:numPr>
          <w:ilvl w:val="0"/>
          <w:numId w:val="5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Request details of the personal information we hold about you</w:t>
      </w:r>
    </w:p>
    <w:p w14:paraId="516588C7" w14:textId="77777777" w:rsidR="00341D20" w:rsidRPr="00341D20" w:rsidRDefault="00341D20" w:rsidP="00341D20">
      <w:pPr>
        <w:numPr>
          <w:ilvl w:val="0"/>
          <w:numId w:val="5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Ask for corrections to inaccurate or outdated data</w:t>
      </w:r>
    </w:p>
    <w:p w14:paraId="3F3D2D62" w14:textId="77777777" w:rsidR="00341D20" w:rsidRPr="00341D20" w:rsidRDefault="00341D20" w:rsidP="00341D20">
      <w:pPr>
        <w:numPr>
          <w:ilvl w:val="0"/>
          <w:numId w:val="5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Opt out of non-essential communications</w:t>
      </w:r>
    </w:p>
    <w:p w14:paraId="2902E271" w14:textId="77777777" w:rsidR="00341D20" w:rsidRPr="00341D20" w:rsidRDefault="00341D20" w:rsidP="00341D20">
      <w:pPr>
        <w:numPr>
          <w:ilvl w:val="0"/>
          <w:numId w:val="5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Withdraw consent where applicable, subject to legal and regulatory limits</w:t>
      </w:r>
    </w:p>
    <w:p w14:paraId="6EB5DAB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exercise these rights, please contact us at info@rkm.support.</w:t>
      </w:r>
    </w:p>
    <w:p w14:paraId="5194C49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4D8ED09">
          <v:rect id="_x0000_i1041" alt="" style="width:451.3pt;height:.05pt;mso-width-percent:0;mso-height-percent:0;mso-width-percent:0;mso-height-percent:0" o:hralign="center" o:hrstd="t" o:hr="t" fillcolor="#a0a0a0" stroked="f"/>
        </w:pict>
      </w:r>
    </w:p>
    <w:p w14:paraId="5346EFE2"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10. Third-Party Links</w:t>
      </w:r>
    </w:p>
    <w:p w14:paraId="636D83D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website may contain links to third-party websites or platforms. Their privacy practices are independent of RKM Foundation, and we are not responsible for their content or policies. Please review their privacy policies before sharing information.</w:t>
      </w:r>
    </w:p>
    <w:p w14:paraId="7B66FD8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1E76CEA">
          <v:rect id="_x0000_i1040" alt="" style="width:451.3pt;height:.05pt;mso-width-percent:0;mso-height-percent:0;mso-width-percent:0;mso-height-percent:0" o:hralign="center" o:hrstd="t" o:hr="t" fillcolor="#a0a0a0" stroked="f"/>
        </w:pict>
      </w:r>
    </w:p>
    <w:p w14:paraId="3918457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11. Updates To This Policy</w:t>
      </w:r>
    </w:p>
    <w:p w14:paraId="732E770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may update this Privacy Policy from time to time. Any changes will be reflected on this page with an updated revision date. Continued use of our website after changes means you accept the revised Policy.</w:t>
      </w:r>
    </w:p>
    <w:p w14:paraId="5899C865"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6EA126F">
          <v:rect id="_x0000_i1039" alt="" style="width:451.3pt;height:.05pt;mso-width-percent:0;mso-height-percent:0;mso-width-percent:0;mso-height-percent:0" o:hralign="center" o:hrstd="t" o:hr="t" fillcolor="#a0a0a0" stroked="f"/>
        </w:pict>
      </w:r>
    </w:p>
    <w:p w14:paraId="1EA9BE02"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trusting RKM Foundation. We are committed to protecting your information with care and responsibility.</w:t>
      </w:r>
    </w:p>
    <w:p w14:paraId="70EB1B1B" w14:textId="77777777" w:rsidR="00341D20" w:rsidRPr="00341D20" w:rsidRDefault="00341D20" w:rsidP="00341D20">
      <w:pPr>
        <w:spacing w:line="240" w:lineRule="auto"/>
        <w:rPr>
          <w:rFonts w:ascii="Helvetica" w:hAnsi="Helvetica"/>
          <w:sz w:val="18"/>
          <w:szCs w:val="18"/>
        </w:rPr>
      </w:pPr>
    </w:p>
    <w:p w14:paraId="29B3EC4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Terms &amp; Conditions</w:t>
      </w:r>
    </w:p>
    <w:p w14:paraId="767BB57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Last Updated: 01/01/2026</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kern w:val="0"/>
          <w:sz w:val="18"/>
          <w:szCs w:val="18"/>
          <w:lang w:eastAsia="en-GB"/>
          <w14:ligatures w14:val="none"/>
        </w:rPr>
        <w:br/>
      </w:r>
      <w:r w:rsidRPr="00341D20">
        <w:rPr>
          <w:rFonts w:ascii="Helvetica" w:hAnsi="Helvetica" w:cs="Segoe UI"/>
          <w:sz w:val="18"/>
          <w:szCs w:val="18"/>
        </w:rPr>
        <w:t>By using the RKM Foundation website, including visiting any page, making a donation, starting a fundraiser, volunteering, or shopping for a cause, you agree to these Terms &amp; Conditions.”</w:t>
      </w:r>
    </w:p>
    <w:p w14:paraId="02ED31A9"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 About RKM Foundation</w:t>
      </w:r>
    </w:p>
    <w:p w14:paraId="6096BFF0"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RKM Foundation (“we”, “us”, “our”) is a registered charitable trust based in Mumbai, Maharashtra, India. Our website enables donations, CSR partnerships, volunteering, fundraising, and purchase of cause</w:t>
      </w:r>
      <w:r w:rsidRPr="00341D20">
        <w:rPr>
          <w:rFonts w:ascii="Helvetica" w:eastAsia="Times New Roman" w:hAnsi="Helvetica" w:cs="Times New Roman"/>
          <w:kern w:val="0"/>
          <w:sz w:val="18"/>
          <w:szCs w:val="18"/>
          <w:lang w:eastAsia="en-GB"/>
          <w14:ligatures w14:val="none"/>
        </w:rPr>
        <w:noBreakHyphen/>
        <w:t>related products such as candles.</w:t>
      </w:r>
    </w:p>
    <w:p w14:paraId="124E461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2. Website Use &amp; Eligibility</w:t>
      </w:r>
    </w:p>
    <w:p w14:paraId="5FE39A0C" w14:textId="77777777" w:rsidR="00341D20" w:rsidRPr="00341D20" w:rsidRDefault="00341D20" w:rsidP="00341D20">
      <w:pPr>
        <w:numPr>
          <w:ilvl w:val="0"/>
          <w:numId w:val="5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must be 18 years or older and legally capable of entering into a contract under Indian law.</w:t>
      </w:r>
    </w:p>
    <w:p w14:paraId="3999B951" w14:textId="77777777" w:rsidR="00341D20" w:rsidRPr="00341D20" w:rsidRDefault="00341D20" w:rsidP="00341D20">
      <w:pPr>
        <w:numPr>
          <w:ilvl w:val="0"/>
          <w:numId w:val="5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agree to use this website only for lawful purposes and in a manner that does not harm RKM Foundation or others.</w:t>
      </w:r>
    </w:p>
    <w:p w14:paraId="59673509" w14:textId="77777777" w:rsidR="00341D20" w:rsidRPr="00341D20" w:rsidRDefault="00341D20" w:rsidP="00341D20">
      <w:pPr>
        <w:numPr>
          <w:ilvl w:val="0"/>
          <w:numId w:val="5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will not attempt to hack, disrupt, copy, or misuse any part of the website.</w:t>
      </w:r>
    </w:p>
    <w:p w14:paraId="676A879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3. Donations</w:t>
      </w:r>
    </w:p>
    <w:p w14:paraId="7CE08637" w14:textId="77777777" w:rsidR="00341D20" w:rsidRPr="00341D20" w:rsidRDefault="00341D20" w:rsidP="00341D20">
      <w:pPr>
        <w:numPr>
          <w:ilvl w:val="0"/>
          <w:numId w:val="5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made through our Donate page are voluntary, non</w:t>
      </w:r>
      <w:r w:rsidRPr="00341D20">
        <w:rPr>
          <w:rFonts w:ascii="Helvetica" w:eastAsia="Times New Roman" w:hAnsi="Helvetica" w:cs="Times New Roman"/>
          <w:kern w:val="0"/>
          <w:sz w:val="18"/>
          <w:szCs w:val="18"/>
          <w:lang w:eastAsia="en-GB"/>
          <w14:ligatures w14:val="none"/>
        </w:rPr>
        <w:noBreakHyphen/>
        <w:t>commercial contributions.</w:t>
      </w:r>
    </w:p>
    <w:p w14:paraId="4C89EE6E" w14:textId="77777777" w:rsidR="00341D20" w:rsidRPr="00341D20" w:rsidRDefault="00341D20" w:rsidP="00341D20">
      <w:pPr>
        <w:numPr>
          <w:ilvl w:val="0"/>
          <w:numId w:val="5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are generally non</w:t>
      </w:r>
      <w:r w:rsidRPr="00341D20">
        <w:rPr>
          <w:rFonts w:ascii="Helvetica" w:eastAsia="Times New Roman" w:hAnsi="Helvetica" w:cs="Times New Roman"/>
          <w:kern w:val="0"/>
          <w:sz w:val="18"/>
          <w:szCs w:val="18"/>
          <w:lang w:eastAsia="en-GB"/>
          <w14:ligatures w14:val="none"/>
        </w:rPr>
        <w:noBreakHyphen/>
        <w:t>refundable. Limited technical</w:t>
      </w:r>
      <w:r w:rsidRPr="00341D20">
        <w:rPr>
          <w:rFonts w:ascii="Helvetica" w:eastAsia="Times New Roman" w:hAnsi="Helvetica" w:cs="Times New Roman"/>
          <w:kern w:val="0"/>
          <w:sz w:val="18"/>
          <w:szCs w:val="18"/>
          <w:lang w:eastAsia="en-GB"/>
          <w14:ligatures w14:val="none"/>
        </w:rPr>
        <w:noBreakHyphen/>
        <w:t>error corrections are described in our Refund &amp; Cancellation Policy – Donations.</w:t>
      </w:r>
    </w:p>
    <w:p w14:paraId="628CD4F0" w14:textId="77777777" w:rsidR="00341D20" w:rsidRPr="00341D20" w:rsidRDefault="00341D20" w:rsidP="00341D20">
      <w:pPr>
        <w:numPr>
          <w:ilvl w:val="0"/>
          <w:numId w:val="5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may be directed to a specific pillar/cause, but RKM Foundation may reallocate funds within its charitable objectives if needs change or a project is fully funded.</w:t>
      </w:r>
    </w:p>
    <w:p w14:paraId="4FD1F95E" w14:textId="77777777" w:rsidR="00341D20" w:rsidRPr="00341D20" w:rsidRDefault="00341D20" w:rsidP="00341D20">
      <w:pPr>
        <w:numPr>
          <w:ilvl w:val="0"/>
          <w:numId w:val="5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Donations do not create any ownership, profit right, or financial return for the donor.</w:t>
      </w:r>
    </w:p>
    <w:p w14:paraId="4558607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4. Shop For A Cause</w:t>
      </w:r>
    </w:p>
    <w:p w14:paraId="6A7A9757" w14:textId="77777777" w:rsidR="00341D20" w:rsidRPr="00341D20" w:rsidRDefault="00341D20" w:rsidP="00341D20">
      <w:pPr>
        <w:numPr>
          <w:ilvl w:val="0"/>
          <w:numId w:val="6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Purchases from the Shop for a Cause section are product orders, not donations.</w:t>
      </w:r>
    </w:p>
    <w:p w14:paraId="7C0CCF13" w14:textId="77777777" w:rsidR="00341D20" w:rsidRPr="00341D20" w:rsidRDefault="00341D20" w:rsidP="00341D20">
      <w:pPr>
        <w:numPr>
          <w:ilvl w:val="0"/>
          <w:numId w:val="6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These purchases do not qualify for tax deduction under Section 80G.</w:t>
      </w:r>
    </w:p>
    <w:p w14:paraId="12711061" w14:textId="77777777" w:rsidR="00341D20" w:rsidRPr="00341D20" w:rsidRDefault="00341D20" w:rsidP="00341D20">
      <w:pPr>
        <w:numPr>
          <w:ilvl w:val="0"/>
          <w:numId w:val="6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Orders, pricing, shipping, returns and replacements are governed by the Refund &amp; Cancellation Policy – Shop for a Cause (Candles).</w:t>
      </w:r>
    </w:p>
    <w:p w14:paraId="168E121D" w14:textId="77777777" w:rsidR="00341D20" w:rsidRPr="00341D20" w:rsidRDefault="00341D20" w:rsidP="00341D20">
      <w:pPr>
        <w:numPr>
          <w:ilvl w:val="0"/>
          <w:numId w:val="6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Cash on Delivery (COD) is not available.</w:t>
      </w:r>
    </w:p>
    <w:p w14:paraId="635990D7"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5. 80G / Tax Benefits</w:t>
      </w:r>
    </w:p>
    <w:p w14:paraId="7E166BAF" w14:textId="77777777" w:rsidR="00341D20" w:rsidRPr="00341D20" w:rsidRDefault="00341D20" w:rsidP="00341D20">
      <w:pPr>
        <w:numPr>
          <w:ilvl w:val="0"/>
          <w:numId w:val="6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registered under Sections 12A and 80G of the Income Tax Act, 1961.</w:t>
      </w:r>
    </w:p>
    <w:p w14:paraId="3D2E01C6" w14:textId="77777777" w:rsidR="00341D20" w:rsidRPr="00341D20" w:rsidRDefault="00341D20" w:rsidP="00341D20">
      <w:pPr>
        <w:numPr>
          <w:ilvl w:val="0"/>
          <w:numId w:val="6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Eligible Indian taxpayers may claim a 50% deduction on qualifying donations, subject to statutory limits and conditions.</w:t>
      </w:r>
    </w:p>
    <w:p w14:paraId="2906E3AB" w14:textId="77777777" w:rsidR="00341D20" w:rsidRPr="00341D20" w:rsidRDefault="00341D20" w:rsidP="00341D20">
      <w:pPr>
        <w:numPr>
          <w:ilvl w:val="0"/>
          <w:numId w:val="6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Tax benefits are available only if our 80G registration is valid on the donation date and your PAN and other required details are correctly provided.</w:t>
      </w:r>
    </w:p>
    <w:p w14:paraId="0858EFB1" w14:textId="77777777" w:rsidR="00341D20" w:rsidRPr="00341D20" w:rsidRDefault="00341D20" w:rsidP="00341D20">
      <w:pPr>
        <w:numPr>
          <w:ilvl w:val="0"/>
          <w:numId w:val="6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issue 80G certificates (Form 10BE) after the financial year, but acceptance of any tax claim is at the sole discretion of the tax authorities. Donors should consult their tax advisor.</w:t>
      </w:r>
    </w:p>
    <w:p w14:paraId="56F0013D"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6. Accounts, Information &amp; Security</w:t>
      </w:r>
    </w:p>
    <w:p w14:paraId="506C53E1" w14:textId="77777777" w:rsidR="00341D20" w:rsidRPr="00341D20" w:rsidRDefault="00341D20" w:rsidP="00341D20">
      <w:pPr>
        <w:numPr>
          <w:ilvl w:val="0"/>
          <w:numId w:val="6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agree that all information you provide (for donations, shop orders, CSR, or volunteering) is true, accurate, and up to date.</w:t>
      </w:r>
    </w:p>
    <w:p w14:paraId="66DACCF5" w14:textId="77777777" w:rsidR="00341D20" w:rsidRPr="00341D20" w:rsidRDefault="00341D20" w:rsidP="00341D20">
      <w:pPr>
        <w:numPr>
          <w:ilvl w:val="0"/>
          <w:numId w:val="6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are responsible for keeping any login details secure and for all activity that occurs under your account.</w:t>
      </w:r>
    </w:p>
    <w:p w14:paraId="72F5B442" w14:textId="77777777" w:rsidR="00341D20" w:rsidRPr="00341D20" w:rsidRDefault="00341D20" w:rsidP="00341D20">
      <w:pPr>
        <w:numPr>
          <w:ilvl w:val="0"/>
          <w:numId w:val="6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Misuse, impersonation, or providing false information may lead to suspension of access.</w:t>
      </w:r>
    </w:p>
    <w:p w14:paraId="57113F5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7. Intellectual Property</w:t>
      </w:r>
    </w:p>
    <w:p w14:paraId="4BB7ADB8" w14:textId="77777777" w:rsidR="00341D20" w:rsidRPr="00341D20" w:rsidRDefault="00341D20" w:rsidP="00341D20">
      <w:pPr>
        <w:numPr>
          <w:ilvl w:val="0"/>
          <w:numId w:val="6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content on this website – including text, images, logos, designs, and graphics – belongs to RKM Foundation or is used with permission.</w:t>
      </w:r>
    </w:p>
    <w:p w14:paraId="60903FC3" w14:textId="77777777" w:rsidR="00341D20" w:rsidRPr="00341D20" w:rsidRDefault="00341D20" w:rsidP="00341D20">
      <w:pPr>
        <w:numPr>
          <w:ilvl w:val="0"/>
          <w:numId w:val="6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may view and share our content for personal, non</w:t>
      </w:r>
      <w:r w:rsidRPr="00341D20">
        <w:rPr>
          <w:rFonts w:ascii="Helvetica" w:eastAsia="Times New Roman" w:hAnsi="Helvetica" w:cs="Times New Roman"/>
          <w:kern w:val="0"/>
          <w:sz w:val="18"/>
          <w:szCs w:val="18"/>
          <w:lang w:eastAsia="en-GB"/>
          <w14:ligatures w14:val="none"/>
        </w:rPr>
        <w:noBreakHyphen/>
        <w:t>commercial purposes only.</w:t>
      </w:r>
    </w:p>
    <w:p w14:paraId="18EB0677" w14:textId="77777777" w:rsidR="00341D20" w:rsidRPr="00341D20" w:rsidRDefault="00341D20" w:rsidP="00341D20">
      <w:pPr>
        <w:numPr>
          <w:ilvl w:val="0"/>
          <w:numId w:val="6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may not copy, modify, reproduce, or use our content for commercial purposes without our prior written consent.</w:t>
      </w:r>
    </w:p>
    <w:p w14:paraId="0B63C8E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 Third</w:t>
      </w:r>
      <w:r w:rsidRPr="00341D20">
        <w:rPr>
          <w:rFonts w:ascii="Helvetica" w:eastAsia="Times New Roman" w:hAnsi="Helvetica" w:cs="Times New Roman"/>
          <w:kern w:val="0"/>
          <w:sz w:val="18"/>
          <w:szCs w:val="18"/>
          <w:lang w:eastAsia="en-GB"/>
          <w14:ligatures w14:val="none"/>
        </w:rPr>
        <w:noBreakHyphen/>
        <w:t>Party Services &amp; Links</w:t>
      </w:r>
    </w:p>
    <w:p w14:paraId="0E1F9001" w14:textId="77777777" w:rsidR="00341D20" w:rsidRPr="00341D20" w:rsidRDefault="00341D20" w:rsidP="00341D20">
      <w:pPr>
        <w:numPr>
          <w:ilvl w:val="0"/>
          <w:numId w:val="6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lastRenderedPageBreak/>
        <w:t>We use third</w:t>
      </w:r>
      <w:r w:rsidRPr="00341D20">
        <w:rPr>
          <w:rFonts w:ascii="Helvetica" w:eastAsia="Times New Roman" w:hAnsi="Helvetica" w:cs="Times New Roman"/>
          <w:kern w:val="0"/>
          <w:sz w:val="18"/>
          <w:szCs w:val="18"/>
          <w:lang w:eastAsia="en-GB"/>
          <w14:ligatures w14:val="none"/>
        </w:rPr>
        <w:noBreakHyphen/>
        <w:t>party providers (such as payment gateways, couriers, and analytics tools) to operate this website and process transactions.</w:t>
      </w:r>
    </w:p>
    <w:p w14:paraId="6BE4256A" w14:textId="77777777" w:rsidR="00341D20" w:rsidRPr="00341D20" w:rsidRDefault="00341D20" w:rsidP="00341D20">
      <w:pPr>
        <w:numPr>
          <w:ilvl w:val="0"/>
          <w:numId w:val="6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site may link to external websites and platforms. These are operated independently; we are not responsible for their content, policies, or security.</w:t>
      </w:r>
    </w:p>
    <w:p w14:paraId="2A7C5669" w14:textId="77777777" w:rsidR="00341D20" w:rsidRPr="00341D20" w:rsidRDefault="00341D20" w:rsidP="00341D20">
      <w:pPr>
        <w:numPr>
          <w:ilvl w:val="0"/>
          <w:numId w:val="6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use of third</w:t>
      </w:r>
      <w:r w:rsidRPr="00341D20">
        <w:rPr>
          <w:rFonts w:ascii="Helvetica" w:eastAsia="Times New Roman" w:hAnsi="Helvetica" w:cs="Times New Roman"/>
          <w:kern w:val="0"/>
          <w:sz w:val="18"/>
          <w:szCs w:val="18"/>
          <w:lang w:eastAsia="en-GB"/>
          <w14:ligatures w14:val="none"/>
        </w:rPr>
        <w:noBreakHyphen/>
        <w:t>party sites is governed by their own terms and privacy policies.</w:t>
      </w:r>
    </w:p>
    <w:p w14:paraId="7F0BBA3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9. Privacy &amp; Cookies</w:t>
      </w:r>
    </w:p>
    <w:p w14:paraId="7FF368B4" w14:textId="77777777" w:rsidR="00341D20" w:rsidRPr="00341D20" w:rsidRDefault="00341D20" w:rsidP="00341D20">
      <w:pPr>
        <w:numPr>
          <w:ilvl w:val="0"/>
          <w:numId w:val="6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handling of personal information is described in our Privacy Policy.</w:t>
      </w:r>
    </w:p>
    <w:p w14:paraId="3804BF59" w14:textId="77777777" w:rsidR="00341D20" w:rsidRPr="00341D20" w:rsidRDefault="00341D20" w:rsidP="00341D20">
      <w:pPr>
        <w:numPr>
          <w:ilvl w:val="0"/>
          <w:numId w:val="6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use cookies and similar technologies as explained in our Cookie &amp; Tracking Notice.</w:t>
      </w:r>
    </w:p>
    <w:p w14:paraId="292D79D9" w14:textId="77777777" w:rsidR="00341D20" w:rsidRPr="00341D20" w:rsidRDefault="00341D20" w:rsidP="00341D20">
      <w:pPr>
        <w:numPr>
          <w:ilvl w:val="0"/>
          <w:numId w:val="65"/>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By using this website, you consent to such use, subject to your browser settings.</w:t>
      </w:r>
    </w:p>
    <w:p w14:paraId="50A83C5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10. No Guarantee Of Outcomes</w:t>
      </w:r>
    </w:p>
    <w:p w14:paraId="6120C760" w14:textId="77777777" w:rsidR="00341D20" w:rsidRPr="00341D20" w:rsidRDefault="00341D20" w:rsidP="00341D20">
      <w:pPr>
        <w:numPr>
          <w:ilvl w:val="0"/>
          <w:numId w:val="6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work to maximise impact, but social programmes involve uncertainties.</w:t>
      </w:r>
    </w:p>
    <w:p w14:paraId="418D96ED" w14:textId="77777777" w:rsidR="00341D20" w:rsidRPr="00341D20" w:rsidRDefault="00341D20" w:rsidP="00341D20">
      <w:pPr>
        <w:numPr>
          <w:ilvl w:val="0"/>
          <w:numId w:val="66"/>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does not guarantee specific outcomes, numbers of beneficiaries, or timelines for any individual donation, fundraiser, or project.</w:t>
      </w:r>
    </w:p>
    <w:p w14:paraId="6FE3CEE6"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11. Limitation Of Liability</w:t>
      </w:r>
    </w:p>
    <w:p w14:paraId="11852E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To the fullest extent permitted by law:</w:t>
      </w:r>
    </w:p>
    <w:p w14:paraId="3D507356" w14:textId="77777777" w:rsidR="00341D20" w:rsidRPr="00341D20" w:rsidRDefault="00341D20" w:rsidP="00341D20">
      <w:pPr>
        <w:numPr>
          <w:ilvl w:val="0"/>
          <w:numId w:val="6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and its trustees, employees, and partners are not liable for any indirect, incidental, consequential, or special damages arising from your use of this website, donations, or purchases.</w:t>
      </w:r>
    </w:p>
    <w:p w14:paraId="52658401" w14:textId="77777777" w:rsidR="00341D20" w:rsidRPr="00341D20" w:rsidRDefault="00341D20" w:rsidP="00341D20">
      <w:pPr>
        <w:numPr>
          <w:ilvl w:val="0"/>
          <w:numId w:val="67"/>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Our total liability for any claim related to a donation, order, or use of the website is limited to the amount you paid in that specific transaction (if any).</w:t>
      </w:r>
    </w:p>
    <w:p w14:paraId="1B860B6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12. Indemnity</w:t>
      </w:r>
    </w:p>
    <w:p w14:paraId="0071587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 agree to indemnify and hold harmless RKM Foundation, its trustees, employees, and partners from any claims, losses, or damages (including legal fees) arising out of:</w:t>
      </w:r>
    </w:p>
    <w:p w14:paraId="175BE7CF" w14:textId="77777777" w:rsidR="00341D20" w:rsidRPr="00341D20" w:rsidRDefault="00341D20" w:rsidP="00341D20">
      <w:pPr>
        <w:numPr>
          <w:ilvl w:val="0"/>
          <w:numId w:val="6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breach of these Terms,</w:t>
      </w:r>
    </w:p>
    <w:p w14:paraId="3BD8BF7A" w14:textId="77777777" w:rsidR="00341D20" w:rsidRPr="00341D20" w:rsidRDefault="00341D20" w:rsidP="00341D20">
      <w:pPr>
        <w:numPr>
          <w:ilvl w:val="0"/>
          <w:numId w:val="6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misuse of the website, or</w:t>
      </w:r>
    </w:p>
    <w:p w14:paraId="0536710C" w14:textId="77777777" w:rsidR="00341D20" w:rsidRPr="00341D20" w:rsidRDefault="00341D20" w:rsidP="00341D20">
      <w:pPr>
        <w:numPr>
          <w:ilvl w:val="0"/>
          <w:numId w:val="68"/>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Your violation of any law or third</w:t>
      </w:r>
      <w:r w:rsidRPr="00341D20">
        <w:rPr>
          <w:rFonts w:ascii="Helvetica" w:eastAsia="Times New Roman" w:hAnsi="Helvetica" w:cs="Times New Roman"/>
          <w:kern w:val="0"/>
          <w:sz w:val="18"/>
          <w:szCs w:val="18"/>
          <w:lang w:eastAsia="en-GB"/>
          <w14:ligatures w14:val="none"/>
        </w:rPr>
        <w:noBreakHyphen/>
        <w:t>party rights.</w:t>
      </w:r>
    </w:p>
    <w:p w14:paraId="149B7A55"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13. Changes To The Website Or Terms</w:t>
      </w:r>
    </w:p>
    <w:p w14:paraId="2BB0BF5C" w14:textId="77777777" w:rsidR="00341D20" w:rsidRPr="00341D20" w:rsidRDefault="00341D20" w:rsidP="00341D20">
      <w:pPr>
        <w:numPr>
          <w:ilvl w:val="0"/>
          <w:numId w:val="6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may update or modify the website, offerings, or these Terms at any time.</w:t>
      </w:r>
    </w:p>
    <w:p w14:paraId="36A9F3E8" w14:textId="77777777" w:rsidR="00341D20" w:rsidRPr="00341D20" w:rsidRDefault="00341D20" w:rsidP="00341D20">
      <w:pPr>
        <w:numPr>
          <w:ilvl w:val="0"/>
          <w:numId w:val="6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version of the Terms displayed at the time of your use or transaction will apply.</w:t>
      </w:r>
    </w:p>
    <w:p w14:paraId="30FEC9B3" w14:textId="77777777" w:rsidR="00341D20" w:rsidRPr="00341D20" w:rsidRDefault="00341D20" w:rsidP="00341D20">
      <w:pPr>
        <w:numPr>
          <w:ilvl w:val="0"/>
          <w:numId w:val="69"/>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Continued use of the website after changes means you accept the updated Terms.</w:t>
      </w:r>
    </w:p>
    <w:p w14:paraId="398C9744"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14. Governing Law &amp; Jurisdiction</w:t>
      </w:r>
    </w:p>
    <w:p w14:paraId="6193F13B"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These Terms &amp; Conditions are governed by the laws of India. Any disputes shall be subject to the exclusive jurisdiction of the courts in Mumbai, Maharashtra.</w:t>
      </w:r>
    </w:p>
    <w:p w14:paraId="039A42FF" w14:textId="77777777" w:rsidR="00341D20" w:rsidRPr="00341D20" w:rsidRDefault="00341D20" w:rsidP="00341D20">
      <w:pPr>
        <w:pStyle w:val="p1"/>
        <w:rPr>
          <w:rFonts w:ascii="Helvetica" w:hAnsi="Helvetica"/>
          <w:sz w:val="18"/>
          <w:szCs w:val="18"/>
        </w:rPr>
      </w:pPr>
      <w:r w:rsidRPr="00341D20">
        <w:rPr>
          <w:rFonts w:ascii="Helvetica" w:hAnsi="Helvetica"/>
          <w:sz w:val="18"/>
          <w:szCs w:val="18"/>
        </w:rPr>
        <w:t>Thank you for engaging with RKM Foundation. Your cooperation helps us maintain a safe and compliant platform for all.</w:t>
      </w:r>
    </w:p>
    <w:p w14:paraId="1752B161" w14:textId="77777777" w:rsidR="00341D20" w:rsidRPr="00341D20" w:rsidRDefault="00341D20" w:rsidP="00341D20">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41D20">
        <w:rPr>
          <w:rFonts w:ascii="Helvetica" w:eastAsia="Times New Roman" w:hAnsi="Helvetica" w:cs="Times New Roman"/>
          <w:b/>
          <w:bCs/>
          <w:kern w:val="36"/>
          <w:sz w:val="18"/>
          <w:szCs w:val="18"/>
          <w:lang w:eastAsia="en-GB"/>
          <w14:ligatures w14:val="none"/>
        </w:rPr>
        <w:t>Legal &amp; Governance</w:t>
      </w:r>
    </w:p>
    <w:p w14:paraId="5A6B9135"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 a registered public charitable trust in India, committed to integrity, transparency, and full compliance with applicable laws. This page outlines our governance framework and key policies.</w:t>
      </w:r>
    </w:p>
    <w:p w14:paraId="6BAE7638"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E7341B5">
          <v:rect id="_x0000_i1038"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535BB384">
          <v:rect id="_x0000_i1037" alt="" style="width:451.3pt;height:.05pt;mso-width-percent:0;mso-height-percent:0;mso-width-percent:0;mso-height-percent:0" o:hralign="center" o:hrstd="t" o:hr="t" fillcolor="#a0a0a0" stroked="f"/>
        </w:pict>
      </w:r>
    </w:p>
    <w:p w14:paraId="1EFA25A0"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Legal Status</w:t>
      </w:r>
    </w:p>
    <w:p w14:paraId="7D82388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is:</w:t>
      </w:r>
    </w:p>
    <w:p w14:paraId="07BF5EE0" w14:textId="77777777" w:rsidR="00341D20" w:rsidRPr="00341D20" w:rsidRDefault="00341D20" w:rsidP="00341D20">
      <w:pPr>
        <w:numPr>
          <w:ilvl w:val="0"/>
          <w:numId w:val="7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Registered under the Bombay Public Trusts Act, 1950</w:t>
      </w:r>
    </w:p>
    <w:p w14:paraId="53A763F5" w14:textId="77777777" w:rsidR="00341D20" w:rsidRPr="00341D20" w:rsidRDefault="00341D20" w:rsidP="00341D20">
      <w:pPr>
        <w:numPr>
          <w:ilvl w:val="0"/>
          <w:numId w:val="7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Registered under Section 12AB of the Income Tax Act, 1961</w:t>
      </w:r>
    </w:p>
    <w:p w14:paraId="57B28AC4" w14:textId="77777777" w:rsidR="00341D20" w:rsidRPr="00341D20" w:rsidRDefault="00341D20" w:rsidP="00341D20">
      <w:pPr>
        <w:numPr>
          <w:ilvl w:val="0"/>
          <w:numId w:val="7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Approved under Section 80G of the Income Tax Act, 1961</w:t>
      </w:r>
    </w:p>
    <w:p w14:paraId="77825618" w14:textId="77777777" w:rsidR="00341D20" w:rsidRPr="00341D20" w:rsidRDefault="00341D20" w:rsidP="00341D20">
      <w:pPr>
        <w:numPr>
          <w:ilvl w:val="0"/>
          <w:numId w:val="70"/>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Registered for CSR activities with the Ministry of Corporate Affairs (CSR-1)</w:t>
      </w:r>
    </w:p>
    <w:p w14:paraId="5E2DCF34"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Foundation complies with all statutory reporting and regulatory obligations applicable to charitable trusts in India.</w:t>
      </w:r>
    </w:p>
    <w:p w14:paraId="1E72DABB"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6118617">
          <v:rect id="_x0000_i1036"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48121FC4">
          <v:rect id="_x0000_i1035" alt="" style="width:451.3pt;height:.05pt;mso-width-percent:0;mso-height-percent:0;mso-width-percent:0;mso-height-percent:0" o:hralign="center" o:hrstd="t" o:hr="t" fillcolor="#a0a0a0" stroked="f"/>
        </w:pict>
      </w:r>
    </w:p>
    <w:p w14:paraId="373DED6F"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Governance Structure</w:t>
      </w:r>
    </w:p>
    <w:p w14:paraId="5DCA895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Foundation is governed by its Board of Trustees.</w:t>
      </w:r>
    </w:p>
    <w:p w14:paraId="3E03125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major decisions relating to fund allocation, partner selection, and programme execution are made in alignment with the Foundation’s registered objectives and applicable law.</w:t>
      </w:r>
    </w:p>
    <w:p w14:paraId="16E4522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Trustees and authorised decision-makers act in fiduciary capacity and in the best interest of the Foundation and the communities it serves.</w:t>
      </w:r>
    </w:p>
    <w:p w14:paraId="502F756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maintain structured processes for conflict management, fund utilisation oversight, and partner governance.</w:t>
      </w:r>
    </w:p>
    <w:p w14:paraId="47B70FAF"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38C7FB07">
          <v:rect id="_x0000_i1034"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6D9366BC">
          <v:rect id="_x0000_i1033" alt="" style="width:451.3pt;height:.05pt;mso-width-percent:0;mso-height-percent:0;mso-width-percent:0;mso-height-percent:0" o:hralign="center" o:hrstd="t" o:hr="t" fillcolor="#a0a0a0" stroked="f"/>
        </w:pict>
      </w:r>
    </w:p>
    <w:p w14:paraId="54E199AB"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Financial Accountability</w:t>
      </w:r>
    </w:p>
    <w:p w14:paraId="6DD120F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maintains proper books of account and undergoes annual statutory audit as required by law.</w:t>
      </w:r>
    </w:p>
    <w:p w14:paraId="0AE9A601"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All required filings are submitted to the appropriate authorities within prescribed timelines.</w:t>
      </w:r>
    </w:p>
    <w:p w14:paraId="40922FC8"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Eligible donors receive applicable tax documentation in accordance with Income Tax regulations.</w:t>
      </w:r>
    </w:p>
    <w:p w14:paraId="433FE71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Donors may receive updates regarding the deployment of contributions toward selected causes, subject to programme timelines and reporting cycles.</w:t>
      </w:r>
    </w:p>
    <w:p w14:paraId="05906819"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6C9E8F2F">
          <v:rect id="_x0000_i1032"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7D9C58AD">
          <v:rect id="_x0000_i1031" alt="" style="width:451.3pt;height:.05pt;mso-width-percent:0;mso-height-percent:0;mso-width-percent:0;mso-height-percent:0" o:hralign="center" o:hrstd="t" o:hr="t" fillcolor="#a0a0a0" stroked="f"/>
        </w:pict>
      </w:r>
    </w:p>
    <w:p w14:paraId="0FF6304C"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Ethical &amp; Operational Commitments</w:t>
      </w:r>
    </w:p>
    <w:p w14:paraId="72A7835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are committed to:</w:t>
      </w:r>
    </w:p>
    <w:p w14:paraId="1F666F22"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Responsible Fund Utilisation</w:t>
      </w:r>
    </w:p>
    <w:p w14:paraId="37C22C9D"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Transparent Partner Selection</w:t>
      </w:r>
    </w:p>
    <w:p w14:paraId="2F3664E5"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Ethical Decision-Making</w:t>
      </w:r>
    </w:p>
    <w:p w14:paraId="54C96135"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Zero Tolerance Toward Misuse of Funds</w:t>
      </w:r>
    </w:p>
    <w:p w14:paraId="4CA31B0D"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Child Safeguarding (where applicable)</w:t>
      </w:r>
    </w:p>
    <w:p w14:paraId="285191AC" w14:textId="77777777" w:rsidR="00341D20" w:rsidRPr="00341D20" w:rsidRDefault="00341D20" w:rsidP="00341D20">
      <w:pPr>
        <w:numPr>
          <w:ilvl w:val="0"/>
          <w:numId w:val="7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Humane and Lawful Animal Welfare Practices (where applicable)</w:t>
      </w:r>
    </w:p>
    <w:p w14:paraId="5C4E460E"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86808CF">
          <v:rect id="_x0000_i1030"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78571591">
          <v:rect id="_x0000_i1029" alt="" style="width:451.3pt;height:.05pt;mso-width-percent:0;mso-height-percent:0;mso-width-percent:0;mso-height-percent:0" o:hralign="center" o:hrstd="t" o:hr="t" fillcolor="#a0a0a0" stroked="f"/>
        </w:pict>
      </w:r>
    </w:p>
    <w:p w14:paraId="41E2675E"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lastRenderedPageBreak/>
        <w:t>Policies &amp; Disclosures</w:t>
      </w:r>
    </w:p>
    <w:p w14:paraId="25A46AA6"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The following policies govern the operation of RKM Foundation:</w:t>
      </w:r>
    </w:p>
    <w:p w14:paraId="2F9C328E"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Core Legal Policies</w:t>
      </w:r>
    </w:p>
    <w:p w14:paraId="164C39AB"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Terms &amp; Conditions</w:t>
      </w:r>
    </w:p>
    <w:p w14:paraId="054D24EC"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Privacy Policy</w:t>
      </w:r>
    </w:p>
    <w:p w14:paraId="7B8E365E"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Website Disclaimer</w:t>
      </w:r>
      <w:ins w:id="5" w:author="Microsoft Word" w:date="2026-02-18T00:05:00Z" w16du:dateUtc="2026-02-17T18:35:00Z">
        <w:r w:rsidRPr="00341D20">
          <w:rPr>
            <w:rFonts w:ascii="Helvetica" w:eastAsia="Times New Roman" w:hAnsi="Helvetica" w:cs="Times New Roman"/>
            <w:kern w:val="0"/>
            <w:sz w:val="18"/>
            <w:szCs w:val="18"/>
            <w:lang w:eastAsia="en-GB"/>
            <w14:ligatures w14:val="none"/>
          </w:rPr>
          <w:t xml:space="preserve"> &amp; Cookie Policy</w:t>
        </w:r>
      </w:ins>
    </w:p>
    <w:p w14:paraId="19C89CAD"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 Refund &amp; Cancellation Policy</w:t>
      </w:r>
    </w:p>
    <w:p w14:paraId="402F5B4F"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Shop Refund &amp; Cancellation Policy</w:t>
      </w:r>
    </w:p>
    <w:p w14:paraId="73CEC3F5" w14:textId="77777777" w:rsidR="00341D20" w:rsidRPr="00341D20" w:rsidRDefault="00341D20" w:rsidP="00341D20">
      <w:pPr>
        <w:numPr>
          <w:ilvl w:val="0"/>
          <w:numId w:val="7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80G / Tax Disclaimer</w:t>
      </w:r>
    </w:p>
    <w:p w14:paraId="5E407B2C" w14:textId="77777777" w:rsidR="00341D20" w:rsidRPr="00341D20" w:rsidRDefault="00341D20" w:rsidP="00341D20">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Governance &amp; Transparency Policies</w:t>
      </w:r>
    </w:p>
    <w:p w14:paraId="6AC239D9"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Conflict of Interest – Public Commitment</w:t>
      </w:r>
    </w:p>
    <w:p w14:paraId="38322521"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Donation Allocation &amp; Fund Utilisation Policy</w:t>
      </w:r>
    </w:p>
    <w:p w14:paraId="76C74105"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Partner NGO Selection Process</w:t>
      </w:r>
    </w:p>
    <w:p w14:paraId="55165B72"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Child Safeguarding Commitment Statement</w:t>
      </w:r>
    </w:p>
    <w:p w14:paraId="55BEFD34"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Financial Transparency Statement</w:t>
      </w:r>
    </w:p>
    <w:p w14:paraId="1B049719" w14:textId="77777777" w:rsidR="00341D20" w:rsidRPr="00341D20" w:rsidRDefault="00341D20" w:rsidP="00341D20">
      <w:pPr>
        <w:numPr>
          <w:ilvl w:val="0"/>
          <w:numId w:val="7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Impact Reporting Commitment</w:t>
      </w:r>
    </w:p>
    <w:p w14:paraId="1A25607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B13E67C">
          <v:rect id="_x0000_i1028"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56D55168">
          <v:rect id="_x0000_i1027" alt="" style="width:451.3pt;height:.05pt;mso-width-percent:0;mso-height-percent:0;mso-width-percent:0;mso-height-percent:0" o:hralign="center" o:hrstd="t" o:hr="t" fillcolor="#a0a0a0" stroked="f"/>
        </w:pict>
      </w:r>
    </w:p>
    <w:p w14:paraId="26F19808" w14:textId="77777777" w:rsidR="00341D20" w:rsidRPr="00341D20" w:rsidRDefault="00341D20" w:rsidP="00341D20">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Contact &amp; Grievance Redressal</w:t>
      </w:r>
    </w:p>
    <w:p w14:paraId="1D62419A"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If you have any questions, concerns, or complaints, please contact:</w:t>
      </w:r>
    </w:p>
    <w:p w14:paraId="5D7B6A7D"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b/>
          <w:bCs/>
          <w:kern w:val="0"/>
          <w:sz w:val="18"/>
          <w:szCs w:val="18"/>
          <w:lang w:eastAsia="en-GB"/>
          <w14:ligatures w14:val="none"/>
        </w:rPr>
        <w:t>RKM Foundation</w:t>
      </w:r>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b/>
          <w:bCs/>
          <w:kern w:val="0"/>
          <w:sz w:val="18"/>
          <w:szCs w:val="18"/>
          <w:lang w:eastAsia="en-GB"/>
          <w14:ligatures w14:val="none"/>
        </w:rPr>
        <w:t>Email:</w:t>
      </w:r>
      <w:r w:rsidRPr="00341D20">
        <w:rPr>
          <w:rFonts w:ascii="Helvetica" w:eastAsia="Times New Roman" w:hAnsi="Helvetica" w:cs="Times New Roman"/>
          <w:kern w:val="0"/>
          <w:sz w:val="18"/>
          <w:szCs w:val="18"/>
          <w:lang w:eastAsia="en-GB"/>
          <w14:ligatures w14:val="none"/>
        </w:rPr>
        <w:t xml:space="preserve"> </w:t>
      </w:r>
      <w:hyperlink r:id="rId10" w:history="1">
        <w:r w:rsidRPr="00341D20">
          <w:rPr>
            <w:rStyle w:val="Hyperlink"/>
            <w:rFonts w:ascii="Helvetica" w:eastAsia="Times New Roman" w:hAnsi="Helvetica" w:cs="Times New Roman"/>
            <w:kern w:val="0"/>
            <w:sz w:val="18"/>
            <w:szCs w:val="18"/>
            <w:lang w:eastAsia="en-GB"/>
            <w14:ligatures w14:val="none"/>
          </w:rPr>
          <w:t>info@rkm.support</w:t>
        </w:r>
      </w:hyperlink>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b/>
          <w:bCs/>
          <w:color w:val="000000" w:themeColor="text1"/>
          <w:kern w:val="0"/>
          <w:sz w:val="18"/>
          <w:szCs w:val="18"/>
          <w:lang w:eastAsia="en-GB"/>
          <w14:ligatures w14:val="none"/>
        </w:rPr>
        <w:t>WhatsApp:</w:t>
      </w:r>
      <w:r w:rsidRPr="00341D20">
        <w:rPr>
          <w:rFonts w:ascii="Helvetica" w:eastAsia="Times New Roman" w:hAnsi="Helvetica" w:cs="Times New Roman"/>
          <w:color w:val="000000" w:themeColor="text1"/>
          <w:kern w:val="0"/>
          <w:sz w:val="18"/>
          <w:szCs w:val="18"/>
          <w:lang w:eastAsia="en-GB"/>
          <w14:ligatures w14:val="none"/>
        </w:rPr>
        <w:t xml:space="preserve"> </w:t>
      </w:r>
      <w:hyperlink r:id="rId11" w:history="1">
        <w:r w:rsidRPr="00341D20">
          <w:rPr>
            <w:rStyle w:val="Hyperlink"/>
            <w:rFonts w:ascii="Helvetica" w:eastAsia="Times New Roman" w:hAnsi="Helvetica" w:cs="Times New Roman"/>
            <w:kern w:val="0"/>
            <w:sz w:val="18"/>
            <w:szCs w:val="18"/>
            <w:lang w:eastAsia="en-GB"/>
            <w14:ligatures w14:val="none"/>
          </w:rPr>
          <w:t>https://wa.me/919920780005</w:t>
        </w:r>
      </w:hyperlink>
      <w:r w:rsidRPr="00341D20">
        <w:rPr>
          <w:rFonts w:ascii="Helvetica" w:eastAsia="Times New Roman" w:hAnsi="Helvetica" w:cs="Times New Roman"/>
          <w:kern w:val="0"/>
          <w:sz w:val="18"/>
          <w:szCs w:val="18"/>
          <w:lang w:eastAsia="en-GB"/>
          <w14:ligatures w14:val="none"/>
        </w:rPr>
        <w:br/>
      </w:r>
      <w:r w:rsidRPr="00341D20">
        <w:rPr>
          <w:rFonts w:ascii="Helvetica" w:eastAsia="Times New Roman" w:hAnsi="Helvetica" w:cs="Times New Roman"/>
          <w:b/>
          <w:bCs/>
          <w:kern w:val="0"/>
          <w:sz w:val="18"/>
          <w:szCs w:val="18"/>
          <w:lang w:eastAsia="en-GB"/>
          <w14:ligatures w14:val="none"/>
        </w:rPr>
        <w:t>Address:</w:t>
      </w:r>
      <w:r w:rsidRPr="00341D20">
        <w:rPr>
          <w:rFonts w:ascii="Helvetica" w:eastAsia="Times New Roman" w:hAnsi="Helvetica" w:cs="Times New Roman"/>
          <w:kern w:val="0"/>
          <w:sz w:val="18"/>
          <w:szCs w:val="18"/>
          <w:lang w:eastAsia="en-GB"/>
          <w14:ligatures w14:val="none"/>
        </w:rPr>
        <w:t xml:space="preserve"> 201, 2nd Floor, Building Number 4, Paramos Tower, Vasant Lawns, Majiwada, Thane West – 400601, Maharashtra, India</w:t>
      </w:r>
    </w:p>
    <w:p w14:paraId="62B12A6E"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We aim to respond within a reasonable timeframe and address concerns fairly and transparently.</w:t>
      </w:r>
    </w:p>
    <w:p w14:paraId="41B5A2D1" w14:textId="77777777" w:rsidR="00341D20" w:rsidRPr="00341D20" w:rsidRDefault="00F11105" w:rsidP="00341D20">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3701A57">
          <v:rect id="_x0000_i1026" alt="" style="width:451.3pt;height:.05pt;mso-width-percent:0;mso-height-percent:0;mso-width-percent:0;mso-height-percent:0" o:hralign="center" o:hrstd="t" o:hr="t" fillcolor="#a0a0a0" stroked="f"/>
        </w:pict>
      </w:r>
      <w:r>
        <w:rPr>
          <w:rFonts w:ascii="Helvetica" w:eastAsia="Times New Roman" w:hAnsi="Helvetica" w:cs="Times New Roman"/>
          <w:noProof/>
          <w:kern w:val="0"/>
          <w:sz w:val="18"/>
          <w:szCs w:val="18"/>
          <w:lang w:eastAsia="en-GB"/>
        </w:rPr>
        <w:pict w14:anchorId="2B950E38">
          <v:rect id="_x0000_i1025" alt="" style="width:451.3pt;height:.05pt;mso-width-percent:0;mso-height-percent:0;mso-width-percent:0;mso-height-percent:0" o:hralign="center" o:hrstd="t" o:hr="t" fillcolor="#a0a0a0" stroked="f"/>
        </w:pict>
      </w:r>
    </w:p>
    <w:p w14:paraId="7033F222"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41D20">
        <w:rPr>
          <w:rFonts w:ascii="Helvetica" w:eastAsia="Times New Roman" w:hAnsi="Helvetica" w:cs="Times New Roman"/>
          <w:kern w:val="0"/>
          <w:sz w:val="18"/>
          <w:szCs w:val="18"/>
          <w:lang w:eastAsia="en-GB"/>
          <w14:ligatures w14:val="none"/>
        </w:rPr>
        <w:t>RKM Foundation remains committed to lawful, ethical, and accountable operations in the service of public good.</w:t>
      </w:r>
    </w:p>
    <w:p w14:paraId="13DCE3C3" w14:textId="77777777" w:rsidR="00341D20" w:rsidRPr="00341D20" w:rsidRDefault="00341D20" w:rsidP="00341D20">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18A1D60" w14:textId="77777777" w:rsidR="00341D20" w:rsidRPr="00341D20" w:rsidRDefault="00341D20" w:rsidP="00341D20">
      <w:pPr>
        <w:spacing w:line="240" w:lineRule="auto"/>
        <w:rPr>
          <w:rFonts w:ascii="Helvetica" w:hAnsi="Helvetica"/>
          <w:sz w:val="18"/>
          <w:szCs w:val="18"/>
        </w:rPr>
      </w:pPr>
    </w:p>
    <w:sectPr w:rsidR="00341D20" w:rsidRPr="00341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Kohinoor Devanagari">
    <w:panose1 w:val="020000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1B9"/>
    <w:multiLevelType w:val="multilevel"/>
    <w:tmpl w:val="FAB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43C4"/>
    <w:multiLevelType w:val="multilevel"/>
    <w:tmpl w:val="EE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2F8"/>
    <w:multiLevelType w:val="multilevel"/>
    <w:tmpl w:val="101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49ED"/>
    <w:multiLevelType w:val="multilevel"/>
    <w:tmpl w:val="773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10BD6"/>
    <w:multiLevelType w:val="multilevel"/>
    <w:tmpl w:val="A3C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E4432"/>
    <w:multiLevelType w:val="multilevel"/>
    <w:tmpl w:val="FAC2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05976"/>
    <w:multiLevelType w:val="multilevel"/>
    <w:tmpl w:val="AD2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D7728"/>
    <w:multiLevelType w:val="multilevel"/>
    <w:tmpl w:val="342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F75F9"/>
    <w:multiLevelType w:val="multilevel"/>
    <w:tmpl w:val="251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2DA5"/>
    <w:multiLevelType w:val="multilevel"/>
    <w:tmpl w:val="C32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04B26"/>
    <w:multiLevelType w:val="multilevel"/>
    <w:tmpl w:val="7D2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01C1A"/>
    <w:multiLevelType w:val="multilevel"/>
    <w:tmpl w:val="A4EC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910DA"/>
    <w:multiLevelType w:val="multilevel"/>
    <w:tmpl w:val="419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52884"/>
    <w:multiLevelType w:val="multilevel"/>
    <w:tmpl w:val="289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451FE"/>
    <w:multiLevelType w:val="multilevel"/>
    <w:tmpl w:val="A76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44F91"/>
    <w:multiLevelType w:val="multilevel"/>
    <w:tmpl w:val="7D1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F2EA6"/>
    <w:multiLevelType w:val="multilevel"/>
    <w:tmpl w:val="B2D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53EF1"/>
    <w:multiLevelType w:val="multilevel"/>
    <w:tmpl w:val="A7109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E5009F"/>
    <w:multiLevelType w:val="multilevel"/>
    <w:tmpl w:val="EBAC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851E9"/>
    <w:multiLevelType w:val="multilevel"/>
    <w:tmpl w:val="2F1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74FC"/>
    <w:multiLevelType w:val="multilevel"/>
    <w:tmpl w:val="530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62F7B"/>
    <w:multiLevelType w:val="multilevel"/>
    <w:tmpl w:val="91D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43893"/>
    <w:multiLevelType w:val="multilevel"/>
    <w:tmpl w:val="3F48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37D9A"/>
    <w:multiLevelType w:val="multilevel"/>
    <w:tmpl w:val="C4F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F22FD"/>
    <w:multiLevelType w:val="multilevel"/>
    <w:tmpl w:val="D43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52F5B"/>
    <w:multiLevelType w:val="multilevel"/>
    <w:tmpl w:val="D2D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045F7"/>
    <w:multiLevelType w:val="multilevel"/>
    <w:tmpl w:val="AB4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73AA3"/>
    <w:multiLevelType w:val="multilevel"/>
    <w:tmpl w:val="739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71AF6"/>
    <w:multiLevelType w:val="multilevel"/>
    <w:tmpl w:val="F48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06FB4"/>
    <w:multiLevelType w:val="multilevel"/>
    <w:tmpl w:val="5A3E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C92589"/>
    <w:multiLevelType w:val="multilevel"/>
    <w:tmpl w:val="852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D7F0A"/>
    <w:multiLevelType w:val="multilevel"/>
    <w:tmpl w:val="E04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E2148"/>
    <w:multiLevelType w:val="multilevel"/>
    <w:tmpl w:val="E9D2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A0CC3"/>
    <w:multiLevelType w:val="multilevel"/>
    <w:tmpl w:val="A12A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A0FBC"/>
    <w:multiLevelType w:val="multilevel"/>
    <w:tmpl w:val="C49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56059"/>
    <w:multiLevelType w:val="multilevel"/>
    <w:tmpl w:val="FB0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22A72"/>
    <w:multiLevelType w:val="multilevel"/>
    <w:tmpl w:val="145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705A56"/>
    <w:multiLevelType w:val="multilevel"/>
    <w:tmpl w:val="DA9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45FB8"/>
    <w:multiLevelType w:val="multilevel"/>
    <w:tmpl w:val="B95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849FB"/>
    <w:multiLevelType w:val="multilevel"/>
    <w:tmpl w:val="E69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522B6"/>
    <w:multiLevelType w:val="multilevel"/>
    <w:tmpl w:val="8E7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D49AD"/>
    <w:multiLevelType w:val="multilevel"/>
    <w:tmpl w:val="7B9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D36BE"/>
    <w:multiLevelType w:val="multilevel"/>
    <w:tmpl w:val="C1D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3457C"/>
    <w:multiLevelType w:val="multilevel"/>
    <w:tmpl w:val="DB94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931195"/>
    <w:multiLevelType w:val="multilevel"/>
    <w:tmpl w:val="D93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914C7"/>
    <w:multiLevelType w:val="multilevel"/>
    <w:tmpl w:val="9DA4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2A0B8B"/>
    <w:multiLevelType w:val="multilevel"/>
    <w:tmpl w:val="169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D4F2E"/>
    <w:multiLevelType w:val="multilevel"/>
    <w:tmpl w:val="C09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100386"/>
    <w:multiLevelType w:val="multilevel"/>
    <w:tmpl w:val="A3B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63C35"/>
    <w:multiLevelType w:val="multilevel"/>
    <w:tmpl w:val="F206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4E0BB6"/>
    <w:multiLevelType w:val="multilevel"/>
    <w:tmpl w:val="CD7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A2C7C"/>
    <w:multiLevelType w:val="multilevel"/>
    <w:tmpl w:val="A33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CD6E04"/>
    <w:multiLevelType w:val="multilevel"/>
    <w:tmpl w:val="C59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3A2A9C"/>
    <w:multiLevelType w:val="multilevel"/>
    <w:tmpl w:val="AA2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962CD"/>
    <w:multiLevelType w:val="multilevel"/>
    <w:tmpl w:val="245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EA1828"/>
    <w:multiLevelType w:val="multilevel"/>
    <w:tmpl w:val="F452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C41806"/>
    <w:multiLevelType w:val="multilevel"/>
    <w:tmpl w:val="946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F12D3F"/>
    <w:multiLevelType w:val="multilevel"/>
    <w:tmpl w:val="0A106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420F18"/>
    <w:multiLevelType w:val="multilevel"/>
    <w:tmpl w:val="81C4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E75BDE"/>
    <w:multiLevelType w:val="multilevel"/>
    <w:tmpl w:val="28A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EC1FEE"/>
    <w:multiLevelType w:val="multilevel"/>
    <w:tmpl w:val="549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72758"/>
    <w:multiLevelType w:val="multilevel"/>
    <w:tmpl w:val="134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27812"/>
    <w:multiLevelType w:val="multilevel"/>
    <w:tmpl w:val="16A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882A45"/>
    <w:multiLevelType w:val="multilevel"/>
    <w:tmpl w:val="CB3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D1B69"/>
    <w:multiLevelType w:val="multilevel"/>
    <w:tmpl w:val="A420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2F5A49"/>
    <w:multiLevelType w:val="multilevel"/>
    <w:tmpl w:val="B9F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3A144D"/>
    <w:multiLevelType w:val="multilevel"/>
    <w:tmpl w:val="2A08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1475F7"/>
    <w:multiLevelType w:val="multilevel"/>
    <w:tmpl w:val="BD5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32668"/>
    <w:multiLevelType w:val="multilevel"/>
    <w:tmpl w:val="1A7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D82B4B"/>
    <w:multiLevelType w:val="multilevel"/>
    <w:tmpl w:val="490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67B8D"/>
    <w:multiLevelType w:val="multilevel"/>
    <w:tmpl w:val="431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39186E"/>
    <w:multiLevelType w:val="multilevel"/>
    <w:tmpl w:val="BACE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4C0AFB"/>
    <w:multiLevelType w:val="multilevel"/>
    <w:tmpl w:val="D6C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50936">
    <w:abstractNumId w:val="11"/>
  </w:num>
  <w:num w:numId="2" w16cid:durableId="128521744">
    <w:abstractNumId w:val="56"/>
  </w:num>
  <w:num w:numId="3" w16cid:durableId="882134875">
    <w:abstractNumId w:val="14"/>
  </w:num>
  <w:num w:numId="4" w16cid:durableId="1108546551">
    <w:abstractNumId w:val="50"/>
  </w:num>
  <w:num w:numId="5" w16cid:durableId="929435678">
    <w:abstractNumId w:val="10"/>
  </w:num>
  <w:num w:numId="6" w16cid:durableId="951012540">
    <w:abstractNumId w:val="69"/>
  </w:num>
  <w:num w:numId="7" w16cid:durableId="1546258169">
    <w:abstractNumId w:val="9"/>
  </w:num>
  <w:num w:numId="8" w16cid:durableId="1986230932">
    <w:abstractNumId w:val="18"/>
  </w:num>
  <w:num w:numId="9" w16cid:durableId="2051610849">
    <w:abstractNumId w:val="52"/>
  </w:num>
  <w:num w:numId="10" w16cid:durableId="1940598854">
    <w:abstractNumId w:val="65"/>
  </w:num>
  <w:num w:numId="11" w16cid:durableId="970671441">
    <w:abstractNumId w:val="47"/>
  </w:num>
  <w:num w:numId="12" w16cid:durableId="72819335">
    <w:abstractNumId w:val="12"/>
  </w:num>
  <w:num w:numId="13" w16cid:durableId="173226481">
    <w:abstractNumId w:val="44"/>
  </w:num>
  <w:num w:numId="14" w16cid:durableId="1867937715">
    <w:abstractNumId w:val="19"/>
  </w:num>
  <w:num w:numId="15" w16cid:durableId="2143956370">
    <w:abstractNumId w:val="57"/>
  </w:num>
  <w:num w:numId="16" w16cid:durableId="649478076">
    <w:abstractNumId w:val="66"/>
  </w:num>
  <w:num w:numId="17" w16cid:durableId="802574564">
    <w:abstractNumId w:val="38"/>
  </w:num>
  <w:num w:numId="18" w16cid:durableId="1106803039">
    <w:abstractNumId w:val="68"/>
  </w:num>
  <w:num w:numId="19" w16cid:durableId="1125390621">
    <w:abstractNumId w:val="8"/>
  </w:num>
  <w:num w:numId="20" w16cid:durableId="701899316">
    <w:abstractNumId w:val="64"/>
  </w:num>
  <w:num w:numId="21" w16cid:durableId="1337414938">
    <w:abstractNumId w:val="45"/>
  </w:num>
  <w:num w:numId="22" w16cid:durableId="266470104">
    <w:abstractNumId w:val="17"/>
  </w:num>
  <w:num w:numId="23" w16cid:durableId="1562904103">
    <w:abstractNumId w:val="49"/>
  </w:num>
  <w:num w:numId="24" w16cid:durableId="563492778">
    <w:abstractNumId w:val="22"/>
  </w:num>
  <w:num w:numId="25" w16cid:durableId="179903853">
    <w:abstractNumId w:val="43"/>
  </w:num>
  <w:num w:numId="26" w16cid:durableId="1122114056">
    <w:abstractNumId w:val="58"/>
  </w:num>
  <w:num w:numId="27" w16cid:durableId="52125703">
    <w:abstractNumId w:val="48"/>
  </w:num>
  <w:num w:numId="28" w16cid:durableId="530143620">
    <w:abstractNumId w:val="40"/>
  </w:num>
  <w:num w:numId="29" w16cid:durableId="338239931">
    <w:abstractNumId w:val="55"/>
  </w:num>
  <w:num w:numId="30" w16cid:durableId="1530291461">
    <w:abstractNumId w:val="27"/>
  </w:num>
  <w:num w:numId="31" w16cid:durableId="597569028">
    <w:abstractNumId w:val="36"/>
  </w:num>
  <w:num w:numId="32" w16cid:durableId="2011563941">
    <w:abstractNumId w:val="15"/>
  </w:num>
  <w:num w:numId="33" w16cid:durableId="144128783">
    <w:abstractNumId w:val="71"/>
  </w:num>
  <w:num w:numId="34" w16cid:durableId="1671062098">
    <w:abstractNumId w:val="62"/>
  </w:num>
  <w:num w:numId="35" w16cid:durableId="1272317267">
    <w:abstractNumId w:val="31"/>
  </w:num>
  <w:num w:numId="36" w16cid:durableId="144125253">
    <w:abstractNumId w:val="54"/>
  </w:num>
  <w:num w:numId="37" w16cid:durableId="884483378">
    <w:abstractNumId w:val="61"/>
  </w:num>
  <w:num w:numId="38" w16cid:durableId="917518993">
    <w:abstractNumId w:val="32"/>
  </w:num>
  <w:num w:numId="39" w16cid:durableId="201096577">
    <w:abstractNumId w:val="13"/>
  </w:num>
  <w:num w:numId="40" w16cid:durableId="466052138">
    <w:abstractNumId w:val="46"/>
  </w:num>
  <w:num w:numId="41" w16cid:durableId="737480464">
    <w:abstractNumId w:val="51"/>
  </w:num>
  <w:num w:numId="42" w16cid:durableId="889533748">
    <w:abstractNumId w:val="6"/>
  </w:num>
  <w:num w:numId="43" w16cid:durableId="1223910598">
    <w:abstractNumId w:val="35"/>
  </w:num>
  <w:num w:numId="44" w16cid:durableId="681471919">
    <w:abstractNumId w:val="41"/>
  </w:num>
  <w:num w:numId="45" w16cid:durableId="1057704524">
    <w:abstractNumId w:val="53"/>
  </w:num>
  <w:num w:numId="46" w16cid:durableId="1157067030">
    <w:abstractNumId w:val="72"/>
  </w:num>
  <w:num w:numId="47" w16cid:durableId="1397967798">
    <w:abstractNumId w:val="24"/>
  </w:num>
  <w:num w:numId="48" w16cid:durableId="2117872212">
    <w:abstractNumId w:val="29"/>
  </w:num>
  <w:num w:numId="49" w16cid:durableId="731581458">
    <w:abstractNumId w:val="2"/>
  </w:num>
  <w:num w:numId="50" w16cid:durableId="1035429556">
    <w:abstractNumId w:val="34"/>
  </w:num>
  <w:num w:numId="51" w16cid:durableId="1628514046">
    <w:abstractNumId w:val="39"/>
  </w:num>
  <w:num w:numId="52" w16cid:durableId="767773101">
    <w:abstractNumId w:val="5"/>
  </w:num>
  <w:num w:numId="53" w16cid:durableId="500436712">
    <w:abstractNumId w:val="23"/>
  </w:num>
  <w:num w:numId="54" w16cid:durableId="1020468427">
    <w:abstractNumId w:val="4"/>
  </w:num>
  <w:num w:numId="55" w16cid:durableId="1590582689">
    <w:abstractNumId w:val="26"/>
  </w:num>
  <w:num w:numId="56" w16cid:durableId="698580405">
    <w:abstractNumId w:val="25"/>
  </w:num>
  <w:num w:numId="57" w16cid:durableId="1219588773">
    <w:abstractNumId w:val="7"/>
  </w:num>
  <w:num w:numId="58" w16cid:durableId="660082313">
    <w:abstractNumId w:val="67"/>
  </w:num>
  <w:num w:numId="59" w16cid:durableId="1041051847">
    <w:abstractNumId w:val="37"/>
  </w:num>
  <w:num w:numId="60" w16cid:durableId="234901079">
    <w:abstractNumId w:val="0"/>
  </w:num>
  <w:num w:numId="61" w16cid:durableId="826439577">
    <w:abstractNumId w:val="33"/>
  </w:num>
  <w:num w:numId="62" w16cid:durableId="982076292">
    <w:abstractNumId w:val="60"/>
  </w:num>
  <w:num w:numId="63" w16cid:durableId="2139716235">
    <w:abstractNumId w:val="42"/>
  </w:num>
  <w:num w:numId="64" w16cid:durableId="1887831239">
    <w:abstractNumId w:val="63"/>
  </w:num>
  <w:num w:numId="65" w16cid:durableId="2047488047">
    <w:abstractNumId w:val="1"/>
  </w:num>
  <w:num w:numId="66" w16cid:durableId="1421870996">
    <w:abstractNumId w:val="30"/>
  </w:num>
  <w:num w:numId="67" w16cid:durableId="1112895753">
    <w:abstractNumId w:val="70"/>
  </w:num>
  <w:num w:numId="68" w16cid:durableId="1431391512">
    <w:abstractNumId w:val="28"/>
  </w:num>
  <w:num w:numId="69" w16cid:durableId="345862680">
    <w:abstractNumId w:val="59"/>
  </w:num>
  <w:num w:numId="70" w16cid:durableId="1246496531">
    <w:abstractNumId w:val="20"/>
  </w:num>
  <w:num w:numId="71" w16cid:durableId="233391352">
    <w:abstractNumId w:val="3"/>
  </w:num>
  <w:num w:numId="72" w16cid:durableId="1702897620">
    <w:abstractNumId w:val="16"/>
  </w:num>
  <w:num w:numId="73" w16cid:durableId="12917156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20"/>
    <w:rsid w:val="00341D20"/>
    <w:rsid w:val="007F299C"/>
    <w:rsid w:val="00F11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25B2"/>
  <w15:chartTrackingRefBased/>
  <w15:docId w15:val="{2BA197CD-5EC5-EC43-BA0A-E41DD516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D20"/>
  </w:style>
  <w:style w:type="paragraph" w:styleId="Heading1">
    <w:name w:val="heading 1"/>
    <w:basedOn w:val="Normal"/>
    <w:next w:val="Normal"/>
    <w:link w:val="Heading1Char"/>
    <w:uiPriority w:val="9"/>
    <w:qFormat/>
    <w:rsid w:val="00341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D20"/>
    <w:rPr>
      <w:rFonts w:eastAsiaTheme="majorEastAsia" w:cstheme="majorBidi"/>
      <w:color w:val="272727" w:themeColor="text1" w:themeTint="D8"/>
    </w:rPr>
  </w:style>
  <w:style w:type="paragraph" w:styleId="Title">
    <w:name w:val="Title"/>
    <w:basedOn w:val="Normal"/>
    <w:next w:val="Normal"/>
    <w:link w:val="TitleChar"/>
    <w:uiPriority w:val="10"/>
    <w:qFormat/>
    <w:rsid w:val="00341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D20"/>
    <w:pPr>
      <w:spacing w:before="160"/>
      <w:jc w:val="center"/>
    </w:pPr>
    <w:rPr>
      <w:i/>
      <w:iCs/>
      <w:color w:val="404040" w:themeColor="text1" w:themeTint="BF"/>
    </w:rPr>
  </w:style>
  <w:style w:type="character" w:customStyle="1" w:styleId="QuoteChar">
    <w:name w:val="Quote Char"/>
    <w:basedOn w:val="DefaultParagraphFont"/>
    <w:link w:val="Quote"/>
    <w:uiPriority w:val="29"/>
    <w:rsid w:val="00341D20"/>
    <w:rPr>
      <w:i/>
      <w:iCs/>
      <w:color w:val="404040" w:themeColor="text1" w:themeTint="BF"/>
    </w:rPr>
  </w:style>
  <w:style w:type="paragraph" w:styleId="ListParagraph">
    <w:name w:val="List Paragraph"/>
    <w:basedOn w:val="Normal"/>
    <w:uiPriority w:val="34"/>
    <w:qFormat/>
    <w:rsid w:val="00341D20"/>
    <w:pPr>
      <w:ind w:left="720"/>
      <w:contextualSpacing/>
    </w:pPr>
  </w:style>
  <w:style w:type="character" w:styleId="IntenseEmphasis">
    <w:name w:val="Intense Emphasis"/>
    <w:basedOn w:val="DefaultParagraphFont"/>
    <w:uiPriority w:val="21"/>
    <w:qFormat/>
    <w:rsid w:val="00341D20"/>
    <w:rPr>
      <w:i/>
      <w:iCs/>
      <w:color w:val="0F4761" w:themeColor="accent1" w:themeShade="BF"/>
    </w:rPr>
  </w:style>
  <w:style w:type="paragraph" w:styleId="IntenseQuote">
    <w:name w:val="Intense Quote"/>
    <w:basedOn w:val="Normal"/>
    <w:next w:val="Normal"/>
    <w:link w:val="IntenseQuoteChar"/>
    <w:uiPriority w:val="30"/>
    <w:qFormat/>
    <w:rsid w:val="00341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D20"/>
    <w:rPr>
      <w:i/>
      <w:iCs/>
      <w:color w:val="0F4761" w:themeColor="accent1" w:themeShade="BF"/>
    </w:rPr>
  </w:style>
  <w:style w:type="character" w:styleId="IntenseReference">
    <w:name w:val="Intense Reference"/>
    <w:basedOn w:val="DefaultParagraphFont"/>
    <w:uiPriority w:val="32"/>
    <w:qFormat/>
    <w:rsid w:val="00341D20"/>
    <w:rPr>
      <w:b/>
      <w:bCs/>
      <w:smallCaps/>
      <w:color w:val="0F4761" w:themeColor="accent1" w:themeShade="BF"/>
      <w:spacing w:val="5"/>
    </w:rPr>
  </w:style>
  <w:style w:type="paragraph" w:customStyle="1" w:styleId="p1">
    <w:name w:val="p1"/>
    <w:basedOn w:val="Normal"/>
    <w:rsid w:val="00341D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341D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341D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41D20"/>
    <w:rPr>
      <w:color w:val="467886" w:themeColor="hyperlink"/>
      <w:u w:val="single"/>
    </w:rPr>
  </w:style>
  <w:style w:type="character" w:customStyle="1" w:styleId="s2">
    <w:name w:val="s2"/>
    <w:basedOn w:val="DefaultParagraphFont"/>
    <w:rsid w:val="00341D20"/>
  </w:style>
  <w:style w:type="character" w:customStyle="1" w:styleId="s1">
    <w:name w:val="s1"/>
    <w:basedOn w:val="DefaultParagraphFont"/>
    <w:rsid w:val="00341D20"/>
  </w:style>
  <w:style w:type="paragraph" w:customStyle="1" w:styleId="my-2">
    <w:name w:val="my-2"/>
    <w:basedOn w:val="Normal"/>
    <w:rsid w:val="00341D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41D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km.supp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rkm.suppor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rkm.support" TargetMode="External"/><Relationship Id="rId11" Type="http://schemas.openxmlformats.org/officeDocument/2006/relationships/hyperlink" Target="https://wa.me/919920780005" TargetMode="External"/><Relationship Id="rId5" Type="http://schemas.openxmlformats.org/officeDocument/2006/relationships/hyperlink" Target="mailto:info@rkm.support" TargetMode="External"/><Relationship Id="rId10" Type="http://schemas.openxmlformats.org/officeDocument/2006/relationships/hyperlink" Target="mailto:info@rkm.support" TargetMode="External"/><Relationship Id="rId4" Type="http://schemas.openxmlformats.org/officeDocument/2006/relationships/webSettings" Target="webSettings.xml"/><Relationship Id="rId9" Type="http://schemas.openxmlformats.org/officeDocument/2006/relationships/hyperlink" Target="http://www.rkm.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104</Pages>
  <Words>17981</Words>
  <Characters>102497</Characters>
  <Application>Microsoft Office Word</Application>
  <DocSecurity>0</DocSecurity>
  <Lines>854</Lines>
  <Paragraphs>240</Paragraphs>
  <ScaleCrop>false</ScaleCrop>
  <Company/>
  <LinksUpToDate>false</LinksUpToDate>
  <CharactersWithSpaces>120238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1</cp:revision>
  <dcterms:created xsi:type="dcterms:W3CDTF">2026-03-07T14:32:00Z</dcterms:created>
  <dcterms:modified xsi:type="dcterms:W3CDTF">2026-03-07T14:39:00Z</dcterms:modified>
</cp:coreProperties>
</file>